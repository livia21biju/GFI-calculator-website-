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0DF03" w14:textId="5C032D82" w:rsidR="00BD368B" w:rsidRDefault="003D19CD" w:rsidP="005E42EC">
      <w:pPr>
        <w:ind w:right="1388"/>
      </w:pPr>
      <w:bookmarkStart w:id="0" w:name="_Toc399439399"/>
      <w:r w:rsidRPr="004F54C9">
        <w:rPr>
          <w:noProof/>
        </w:rPr>
        <mc:AlternateContent>
          <mc:Choice Requires="wpg">
            <w:drawing>
              <wp:anchor distT="0" distB="0" distL="114300" distR="114300" simplePos="0" relativeHeight="251658240" behindDoc="0" locked="0" layoutInCell="1" allowOverlap="1" wp14:anchorId="72C6F4B0" wp14:editId="62470D2F">
                <wp:simplePos x="0" y="0"/>
                <wp:positionH relativeFrom="page">
                  <wp:posOffset>-366082</wp:posOffset>
                </wp:positionH>
                <wp:positionV relativeFrom="page">
                  <wp:posOffset>4549254</wp:posOffset>
                </wp:positionV>
                <wp:extent cx="8205470" cy="201930"/>
                <wp:effectExtent l="0" t="0" r="5080" b="7620"/>
                <wp:wrapNone/>
                <wp:docPr id="2" name="Group 2"/>
                <wp:cNvGraphicFramePr/>
                <a:graphic xmlns:a="http://schemas.openxmlformats.org/drawingml/2006/main">
                  <a:graphicData uri="http://schemas.microsoft.com/office/word/2010/wordprocessingGroup">
                    <wpg:wgp>
                      <wpg:cNvGrpSpPr/>
                      <wpg:grpSpPr bwMode="gray">
                        <a:xfrm>
                          <a:off x="0" y="0"/>
                          <a:ext cx="8205470" cy="201930"/>
                          <a:chOff x="0" y="-25621"/>
                          <a:chExt cx="908050" cy="855944"/>
                        </a:xfrm>
                      </wpg:grpSpPr>
                      <wps:wsp>
                        <wps:cNvPr id="5" name="Rechteck 3"/>
                        <wps:cNvSpPr/>
                        <wps:spPr bwMode="gray">
                          <a:xfrm>
                            <a:off x="0" y="-25621"/>
                            <a:ext cx="908050" cy="274331"/>
                          </a:xfrm>
                          <a:prstGeom prst="rect">
                            <a:avLst/>
                          </a:prstGeom>
                          <a:solidFill>
                            <a:srgbClr val="00396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Rechteck 4"/>
                        <wps:cNvSpPr/>
                        <wps:spPr bwMode="gray">
                          <a:xfrm>
                            <a:off x="0" y="555992"/>
                            <a:ext cx="908050" cy="274331"/>
                          </a:xfrm>
                          <a:prstGeom prst="rect">
                            <a:avLst/>
                          </a:prstGeom>
                          <a:solidFill>
                            <a:srgbClr val="E3000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F3856E0" id="Group 2" o:spid="_x0000_s1026" style="position:absolute;margin-left:-28.85pt;margin-top:358.2pt;width:646.1pt;height:15.9pt;z-index:251658240;mso-position-horizontal-relative:page;mso-position-vertical-relative:page;mso-width-relative:margin;mso-height-relative:margin" coordorigin=",-256" coordsize="9080,8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">
                <v:rect id="Rechteck 3" o:spid="_x0000_s1027" style="position:absolute;top:-256;width:9080;height:274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" fillcolor="#00396f" stroked="f" strokeweight="1pt"/>
                <v:rect id="Rechteck 4" o:spid="_x0000_s1028" style="position:absolute;top:5559;width:9080;height:274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" fillcolor="#e3000f" stroked="f" strokeweight="1pt"/>
                <w10:wrap anchorx="page" anchory="page"/>
              </v:group>
            </w:pict>
          </mc:Fallback>
        </mc:AlternateContent>
      </w:r>
      <w:r w:rsidR="00472AEA">
        <w:rPr>
          <w:rFonts w:ascii="Arial" w:hAnsi="Arial" w:cs="Arial"/>
          <w:color w:val="00396F"/>
          <w:sz w:val="57"/>
          <w:szCs w:val="57"/>
        </w:rPr>
        <w:tab/>
      </w:r>
      <w:r w:rsidR="00472AEA">
        <w:rPr>
          <w:rFonts w:ascii="Arial" w:hAnsi="Arial" w:cs="Arial"/>
          <w:color w:val="00396F"/>
          <w:sz w:val="57"/>
          <w:szCs w:val="57"/>
        </w:rPr>
        <w:tab/>
      </w:r>
      <w:r w:rsidR="00472AEA">
        <w:rPr>
          <w:rFonts w:ascii="Arial" w:hAnsi="Arial" w:cs="Arial"/>
          <w:color w:val="00396F"/>
          <w:sz w:val="57"/>
          <w:szCs w:val="57"/>
        </w:rPr>
        <w:tab/>
      </w:r>
      <w:r w:rsidR="00472AEA">
        <w:rPr>
          <w:rFonts w:ascii="Arial" w:hAnsi="Arial" w:cs="Arial"/>
          <w:color w:val="00396F"/>
          <w:sz w:val="57"/>
          <w:szCs w:val="57"/>
        </w:rPr>
        <w:tab/>
      </w:r>
    </w:p>
    <w:p w14:paraId="6A1847D5" w14:textId="77777777" w:rsidR="003D19CD" w:rsidRDefault="003D19CD" w:rsidP="003D19CD"/>
    <w:p w14:paraId="485DC970" w14:textId="77777777" w:rsidR="00416F75" w:rsidRDefault="00416F75" w:rsidP="00043CB6">
      <w:r>
        <w:rPr>
          <w:rFonts w:ascii="Arial" w:hAnsi="Arial" w:cs="Arial"/>
          <w:b/>
          <w:bCs/>
          <w:noProof/>
          <w:color w:val="00396F"/>
          <w:sz w:val="57"/>
          <w:szCs w:val="57"/>
        </w:rPr>
        <w:drawing>
          <wp:inline distT="0" distB="0" distL="0" distR="0" wp14:anchorId="741CB535" wp14:editId="6EDCCD37">
            <wp:extent cx="1526875" cy="523843"/>
            <wp:effectExtent l="0" t="0" r="0" b="0"/>
            <wp:docPr id="170877564" name="Picture 17087756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7564" name="Picture 5" descr="A black and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936" cy="551311"/>
                    </a:xfrm>
                    <a:prstGeom prst="rect">
                      <a:avLst/>
                    </a:prstGeom>
                  </pic:spPr>
                </pic:pic>
              </a:graphicData>
            </a:graphic>
          </wp:inline>
        </w:drawing>
      </w:r>
    </w:p>
    <w:p w14:paraId="4B2A0DB6" w14:textId="77777777" w:rsidR="00BF0DDC" w:rsidRDefault="00BF0DDC" w:rsidP="00043CB6"/>
    <w:p w14:paraId="1EE2F96E" w14:textId="77777777" w:rsidR="005F4072" w:rsidRDefault="00CE15E8" w:rsidP="00043CB6">
      <w:pPr>
        <w:spacing w:after="0" w:line="630" w:lineRule="exact"/>
        <w:rPr>
          <w:rFonts w:ascii="Arial" w:hAnsi="Arial" w:cs="Arial"/>
          <w:b/>
          <w:bCs/>
          <w:color w:val="002060"/>
          <w:sz w:val="57"/>
          <w:szCs w:val="57"/>
        </w:rPr>
      </w:pPr>
      <w:r w:rsidRPr="00962FB5">
        <w:rPr>
          <w:rFonts w:ascii="Arial" w:hAnsi="Arial" w:cs="Arial"/>
          <w:b/>
          <w:bCs/>
          <w:color w:val="002060"/>
          <w:sz w:val="57"/>
          <w:szCs w:val="57"/>
        </w:rPr>
        <w:t>B</w:t>
      </w:r>
      <w:r w:rsidR="78000F23" w:rsidRPr="00962FB5">
        <w:rPr>
          <w:rFonts w:ascii="Arial" w:hAnsi="Arial" w:cs="Arial"/>
          <w:b/>
          <w:bCs/>
          <w:color w:val="002060"/>
          <w:sz w:val="57"/>
          <w:szCs w:val="57"/>
        </w:rPr>
        <w:t xml:space="preserve">ernhard </w:t>
      </w:r>
      <w:r w:rsidRPr="00962FB5">
        <w:rPr>
          <w:rFonts w:ascii="Arial" w:hAnsi="Arial" w:cs="Arial"/>
          <w:b/>
          <w:bCs/>
          <w:color w:val="002060"/>
          <w:sz w:val="57"/>
          <w:szCs w:val="57"/>
        </w:rPr>
        <w:t>S</w:t>
      </w:r>
      <w:r w:rsidR="5D58946C" w:rsidRPr="00962FB5">
        <w:rPr>
          <w:rFonts w:ascii="Arial" w:hAnsi="Arial" w:cs="Arial"/>
          <w:b/>
          <w:bCs/>
          <w:color w:val="002060"/>
          <w:sz w:val="57"/>
          <w:szCs w:val="57"/>
        </w:rPr>
        <w:t>chulte</w:t>
      </w:r>
      <w:r w:rsidRPr="00962FB5">
        <w:rPr>
          <w:rFonts w:ascii="Arial" w:hAnsi="Arial" w:cs="Arial"/>
          <w:b/>
          <w:bCs/>
          <w:color w:val="002060"/>
          <w:sz w:val="57"/>
          <w:szCs w:val="57"/>
        </w:rPr>
        <w:t xml:space="preserve"> </w:t>
      </w:r>
      <w:r w:rsidR="005F4072">
        <w:rPr>
          <w:rFonts w:ascii="Arial" w:hAnsi="Arial" w:cs="Arial"/>
          <w:b/>
          <w:bCs/>
          <w:color w:val="002060"/>
          <w:sz w:val="57"/>
          <w:szCs w:val="57"/>
        </w:rPr>
        <w:t>Fleet</w:t>
      </w:r>
    </w:p>
    <w:p w14:paraId="049B9E37" w14:textId="2E3B29B2" w:rsidR="00F45966" w:rsidRPr="00962FB5" w:rsidRDefault="00CE15E8" w:rsidP="00043CB6">
      <w:pPr>
        <w:spacing w:after="0" w:line="630" w:lineRule="exact"/>
        <w:rPr>
          <w:rFonts w:ascii="Arial" w:hAnsi="Arial" w:cs="Arial"/>
          <w:b/>
          <w:bCs/>
          <w:color w:val="002060"/>
          <w:sz w:val="57"/>
          <w:szCs w:val="57"/>
        </w:rPr>
      </w:pPr>
      <w:r w:rsidRPr="00962FB5">
        <w:rPr>
          <w:rFonts w:ascii="Arial" w:hAnsi="Arial" w:cs="Arial"/>
          <w:b/>
          <w:bCs/>
          <w:color w:val="002060"/>
          <w:sz w:val="57"/>
          <w:szCs w:val="57"/>
        </w:rPr>
        <w:t>Performance</w:t>
      </w:r>
      <w:r w:rsidR="00230DB6" w:rsidRPr="00962FB5">
        <w:rPr>
          <w:rFonts w:ascii="Arial" w:hAnsi="Arial" w:cs="Arial"/>
          <w:b/>
          <w:bCs/>
          <w:color w:val="002060"/>
          <w:sz w:val="57"/>
          <w:szCs w:val="57"/>
        </w:rPr>
        <w:t xml:space="preserve"> Report</w:t>
      </w:r>
    </w:p>
    <w:p w14:paraId="3F02AD3A" w14:textId="16E0F3C4" w:rsidR="00E71551" w:rsidRPr="00962FB5" w:rsidRDefault="00A84127" w:rsidP="00043CB6">
      <w:pPr>
        <w:rPr>
          <w:rFonts w:ascii="Arial" w:hAnsi="Arial" w:cs="Arial"/>
          <w:b/>
          <w:bCs/>
          <w:noProof/>
          <w:color w:val="002060"/>
          <w:sz w:val="48"/>
          <w:szCs w:val="48"/>
        </w:rPr>
      </w:pPr>
      <w:r>
        <w:rPr>
          <w:rFonts w:ascii="Arial" w:hAnsi="Arial" w:cs="Arial"/>
          <w:b/>
          <w:bCs/>
          <w:color w:val="002060"/>
          <w:sz w:val="48"/>
          <w:szCs w:val="48"/>
        </w:rPr>
        <w:t>Q</w:t>
      </w:r>
      <w:r w:rsidR="000E2443">
        <w:rPr>
          <w:rFonts w:ascii="Arial" w:hAnsi="Arial" w:cs="Arial"/>
          <w:b/>
          <w:bCs/>
          <w:color w:val="002060"/>
          <w:sz w:val="48"/>
          <w:szCs w:val="48"/>
        </w:rPr>
        <w:t>4</w:t>
      </w:r>
      <w:r w:rsidR="004431A5" w:rsidRPr="00962FB5">
        <w:rPr>
          <w:rFonts w:ascii="Arial" w:hAnsi="Arial" w:cs="Arial"/>
          <w:b/>
          <w:bCs/>
          <w:color w:val="002060"/>
          <w:sz w:val="48"/>
          <w:szCs w:val="48"/>
        </w:rPr>
        <w:t xml:space="preserve"> 202</w:t>
      </w:r>
      <w:r w:rsidR="00847BBA">
        <w:rPr>
          <w:rFonts w:ascii="Arial" w:hAnsi="Arial" w:cs="Arial"/>
          <w:b/>
          <w:bCs/>
          <w:color w:val="002060"/>
          <w:sz w:val="48"/>
          <w:szCs w:val="48"/>
        </w:rPr>
        <w:t>4</w:t>
      </w:r>
    </w:p>
    <w:p w14:paraId="194FAE91" w14:textId="0778C3F8" w:rsidR="00230DB6" w:rsidRDefault="00BB497A" w:rsidP="00043CB6">
      <w:pPr>
        <w:rPr>
          <w:rFonts w:ascii="Arial" w:hAnsi="Arial" w:cs="Arial"/>
          <w:b/>
          <w:bCs/>
          <w:color w:val="00396F"/>
          <w:sz w:val="57"/>
          <w:szCs w:val="57"/>
        </w:rPr>
      </w:pPr>
      <w:r>
        <w:rPr>
          <w:rFonts w:ascii="Arial" w:hAnsi="Arial" w:cs="Arial"/>
          <w:b/>
          <w:bCs/>
          <w:noProof/>
          <w:color w:val="00396F"/>
          <w:sz w:val="57"/>
          <w:szCs w:val="57"/>
        </w:rPr>
        <w:t xml:space="preserve">                                     </w:t>
      </w:r>
    </w:p>
    <w:p w14:paraId="646561E5" w14:textId="77777777" w:rsidR="00EB60FC" w:rsidRPr="00962FB5" w:rsidRDefault="00EB60FC" w:rsidP="00043CB6">
      <w:pPr>
        <w:rPr>
          <w:rFonts w:ascii="Arial" w:hAnsi="Arial" w:cs="Arial"/>
          <w:b/>
          <w:bCs/>
          <w:color w:val="002060"/>
          <w:sz w:val="32"/>
          <w:szCs w:val="32"/>
        </w:rPr>
      </w:pPr>
      <w:r w:rsidRPr="00962FB5">
        <w:rPr>
          <w:rFonts w:ascii="Arial" w:hAnsi="Arial" w:cs="Arial"/>
          <w:b/>
          <w:bCs/>
          <w:color w:val="002060"/>
          <w:sz w:val="32"/>
          <w:szCs w:val="32"/>
        </w:rPr>
        <w:t>Fleet Performance Centre</w:t>
      </w:r>
    </w:p>
    <w:p w14:paraId="5FE1F998" w14:textId="77777777" w:rsidR="002E0ADD" w:rsidRDefault="002E0ADD">
      <w:pPr>
        <w:rPr>
          <w:rFonts w:ascii="Arial" w:hAnsi="Arial" w:cs="Arial"/>
          <w:b/>
          <w:bCs/>
          <w:noProof/>
          <w:color w:val="00396F"/>
          <w:sz w:val="57"/>
          <w:szCs w:val="57"/>
        </w:rPr>
      </w:pPr>
    </w:p>
    <w:p w14:paraId="59D6C28D" w14:textId="219D63EF" w:rsidR="00CA6796" w:rsidRPr="00112DCD" w:rsidRDefault="00F45966">
      <w:pPr>
        <w:rPr>
          <w:rStyle w:val="Heading1Char"/>
          <w:rFonts w:asciiTheme="minorHAnsi" w:eastAsiaTheme="minorEastAsia" w:hAnsiTheme="minorHAnsi" w:cstheme="minorBidi"/>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82B0432">
        <w:rPr>
          <w:sz w:val="28"/>
          <w:szCs w:val="28"/>
        </w:rPr>
        <w:br w:type="page"/>
      </w:r>
    </w:p>
    <w:sdt>
      <w:sdtPr>
        <w:rPr>
          <w:rFonts w:eastAsiaTheme="minorEastAsia"/>
          <w:bCs w:val="0"/>
          <w:caps/>
          <w:noProof/>
          <w:sz w:val="24"/>
          <w:szCs w:val="24"/>
        </w:rPr>
        <w:id w:val="512539660"/>
        <w:docPartObj>
          <w:docPartGallery w:val="Table of Contents"/>
          <w:docPartUnique/>
        </w:docPartObj>
      </w:sdtPr>
      <w:sdtContent>
        <w:p w14:paraId="1C71453C" w14:textId="7852F17B" w:rsidR="0081075F" w:rsidRPr="009C4978" w:rsidRDefault="0081075F" w:rsidP="00013912">
          <w:pPr>
            <w:pStyle w:val="TOCHeading"/>
            <w:rPr>
              <w:rFonts w:cs="Arial"/>
              <w:color w:val="002060"/>
              <w:sz w:val="24"/>
              <w:szCs w:val="24"/>
            </w:rPr>
          </w:pPr>
          <w:r w:rsidRPr="009C4978">
            <w:rPr>
              <w:rFonts w:cs="Arial"/>
              <w:color w:val="002060"/>
              <w:sz w:val="24"/>
              <w:szCs w:val="24"/>
            </w:rPr>
            <w:t>Contents</w:t>
          </w:r>
        </w:p>
        <w:p w14:paraId="5C380017" w14:textId="35C97303" w:rsidR="009C4978" w:rsidRPr="009C4978" w:rsidRDefault="006F667D">
          <w:pPr>
            <w:pStyle w:val="TOC1"/>
            <w:rPr>
              <w:rFonts w:asciiTheme="minorHAnsi" w:hAnsiTheme="minorHAnsi" w:cstheme="minorBidi"/>
              <w:b w:val="0"/>
              <w:caps w:val="0"/>
              <w:color w:val="auto"/>
              <w:kern w:val="2"/>
              <w:sz w:val="24"/>
              <w:szCs w:val="24"/>
              <w:lang w:val="en-IN" w:eastAsia="en-IN"/>
              <w14:ligatures w14:val="standardContextual"/>
            </w:rPr>
          </w:pPr>
          <w:r w:rsidRPr="009C4978">
            <w:rPr>
              <w:sz w:val="24"/>
              <w:szCs w:val="24"/>
            </w:rPr>
            <w:fldChar w:fldCharType="begin"/>
          </w:r>
          <w:r w:rsidR="0084752F" w:rsidRPr="009C4978">
            <w:rPr>
              <w:sz w:val="24"/>
              <w:szCs w:val="24"/>
            </w:rPr>
            <w:instrText>TOC \o "1-3" \h \z \u</w:instrText>
          </w:r>
          <w:r w:rsidRPr="009C4978">
            <w:rPr>
              <w:sz w:val="24"/>
              <w:szCs w:val="24"/>
            </w:rPr>
            <w:fldChar w:fldCharType="separate"/>
          </w:r>
          <w:hyperlink w:anchor="_Toc167800892" w:history="1">
            <w:r w:rsidR="009C4978" w:rsidRPr="009C4978">
              <w:rPr>
                <w:rStyle w:val="Hyperlink"/>
                <w:rFonts w:cs="Arial"/>
                <w:sz w:val="24"/>
                <w:szCs w:val="24"/>
              </w:rPr>
              <w:t>1. Scope</w:t>
            </w:r>
            <w:r w:rsidR="009C4978" w:rsidRPr="009C4978">
              <w:rPr>
                <w:webHidden/>
                <w:sz w:val="24"/>
                <w:szCs w:val="24"/>
              </w:rPr>
              <w:tab/>
            </w:r>
            <w:r w:rsidR="009C4978" w:rsidRPr="009C4978">
              <w:rPr>
                <w:webHidden/>
                <w:sz w:val="24"/>
                <w:szCs w:val="24"/>
              </w:rPr>
              <w:fldChar w:fldCharType="begin"/>
            </w:r>
            <w:r w:rsidR="009C4978" w:rsidRPr="009C4978">
              <w:rPr>
                <w:webHidden/>
                <w:sz w:val="24"/>
                <w:szCs w:val="24"/>
              </w:rPr>
              <w:instrText xml:space="preserve"> PAGEREF _Toc167800892 \h </w:instrText>
            </w:r>
            <w:r w:rsidR="009C4978" w:rsidRPr="009C4978">
              <w:rPr>
                <w:webHidden/>
                <w:sz w:val="24"/>
                <w:szCs w:val="24"/>
              </w:rPr>
            </w:r>
            <w:r w:rsidR="009C4978" w:rsidRPr="009C4978">
              <w:rPr>
                <w:webHidden/>
                <w:sz w:val="24"/>
                <w:szCs w:val="24"/>
              </w:rPr>
              <w:fldChar w:fldCharType="separate"/>
            </w:r>
            <w:r w:rsidR="00F63AAF">
              <w:rPr>
                <w:webHidden/>
                <w:sz w:val="24"/>
                <w:szCs w:val="24"/>
              </w:rPr>
              <w:t>3</w:t>
            </w:r>
            <w:r w:rsidR="009C4978" w:rsidRPr="009C4978">
              <w:rPr>
                <w:webHidden/>
                <w:sz w:val="24"/>
                <w:szCs w:val="24"/>
              </w:rPr>
              <w:fldChar w:fldCharType="end"/>
            </w:r>
          </w:hyperlink>
        </w:p>
        <w:p w14:paraId="6B685EB3" w14:textId="0B4D3D94" w:rsidR="009C4978" w:rsidRPr="009C4978" w:rsidRDefault="009C4978">
          <w:pPr>
            <w:pStyle w:val="TOC1"/>
            <w:rPr>
              <w:rFonts w:asciiTheme="minorHAnsi" w:hAnsiTheme="minorHAnsi" w:cstheme="minorBidi"/>
              <w:b w:val="0"/>
              <w:caps w:val="0"/>
              <w:color w:val="auto"/>
              <w:kern w:val="2"/>
              <w:sz w:val="24"/>
              <w:szCs w:val="24"/>
              <w:lang w:val="en-IN" w:eastAsia="en-IN"/>
              <w14:ligatures w14:val="standardContextual"/>
            </w:rPr>
          </w:pPr>
          <w:hyperlink w:anchor="_Toc167800893" w:history="1">
            <w:r w:rsidRPr="009C4978">
              <w:rPr>
                <w:rStyle w:val="Hyperlink"/>
                <w:rFonts w:cs="Arial"/>
                <w:sz w:val="24"/>
                <w:szCs w:val="24"/>
              </w:rPr>
              <w:t>2. Vessel Performance Rating</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_Toc167800893 \h </w:instrText>
            </w:r>
            <w:r w:rsidRPr="009C4978">
              <w:rPr>
                <w:webHidden/>
                <w:sz w:val="24"/>
                <w:szCs w:val="24"/>
              </w:rPr>
            </w:r>
            <w:r w:rsidRPr="009C4978">
              <w:rPr>
                <w:webHidden/>
                <w:sz w:val="24"/>
                <w:szCs w:val="24"/>
              </w:rPr>
              <w:fldChar w:fldCharType="separate"/>
            </w:r>
            <w:r w:rsidR="00F63AAF">
              <w:rPr>
                <w:webHidden/>
                <w:sz w:val="24"/>
                <w:szCs w:val="24"/>
              </w:rPr>
              <w:t>4</w:t>
            </w:r>
            <w:r w:rsidRPr="009C4978">
              <w:rPr>
                <w:webHidden/>
                <w:sz w:val="24"/>
                <w:szCs w:val="24"/>
              </w:rPr>
              <w:fldChar w:fldCharType="end"/>
            </w:r>
          </w:hyperlink>
        </w:p>
        <w:p w14:paraId="1E05EBE5" w14:textId="0D516424" w:rsidR="009C4978" w:rsidRPr="009C4978" w:rsidRDefault="009C4978">
          <w:pPr>
            <w:pStyle w:val="TOC1"/>
            <w:rPr>
              <w:rFonts w:asciiTheme="minorHAnsi" w:hAnsiTheme="minorHAnsi" w:cstheme="minorBidi"/>
              <w:b w:val="0"/>
              <w:caps w:val="0"/>
              <w:color w:val="auto"/>
              <w:kern w:val="2"/>
              <w:sz w:val="24"/>
              <w:szCs w:val="24"/>
              <w:lang w:val="en-IN" w:eastAsia="en-IN"/>
              <w14:ligatures w14:val="standardContextual"/>
            </w:rPr>
          </w:pPr>
          <w:hyperlink w:anchor="_Toc167800894" w:history="1">
            <w:r w:rsidRPr="009C4978">
              <w:rPr>
                <w:rStyle w:val="Hyperlink"/>
                <w:rFonts w:cs="Arial"/>
                <w:sz w:val="24"/>
                <w:szCs w:val="24"/>
              </w:rPr>
              <w:t>3. CII Rating</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_Toc167800894 \h </w:instrText>
            </w:r>
            <w:r w:rsidRPr="009C4978">
              <w:rPr>
                <w:webHidden/>
                <w:sz w:val="24"/>
                <w:szCs w:val="24"/>
              </w:rPr>
            </w:r>
            <w:r w:rsidRPr="009C4978">
              <w:rPr>
                <w:webHidden/>
                <w:sz w:val="24"/>
                <w:szCs w:val="24"/>
              </w:rPr>
              <w:fldChar w:fldCharType="separate"/>
            </w:r>
            <w:r w:rsidR="00F63AAF">
              <w:rPr>
                <w:webHidden/>
                <w:sz w:val="24"/>
                <w:szCs w:val="24"/>
              </w:rPr>
              <w:t>5</w:t>
            </w:r>
            <w:r w:rsidRPr="009C4978">
              <w:rPr>
                <w:webHidden/>
                <w:sz w:val="24"/>
                <w:szCs w:val="24"/>
              </w:rPr>
              <w:fldChar w:fldCharType="end"/>
            </w:r>
          </w:hyperlink>
        </w:p>
        <w:p w14:paraId="64377533" w14:textId="4691D5BF" w:rsidR="009C4978" w:rsidRPr="009C4978" w:rsidRDefault="009C4978">
          <w:pPr>
            <w:pStyle w:val="TOC1"/>
            <w:rPr>
              <w:rFonts w:asciiTheme="minorHAnsi" w:hAnsiTheme="minorHAnsi" w:cstheme="minorBidi"/>
              <w:b w:val="0"/>
              <w:caps w:val="0"/>
              <w:color w:val="auto"/>
              <w:kern w:val="2"/>
              <w:sz w:val="24"/>
              <w:szCs w:val="24"/>
              <w:lang w:val="en-IN" w:eastAsia="en-IN"/>
              <w14:ligatures w14:val="standardContextual"/>
            </w:rPr>
          </w:pPr>
          <w:hyperlink w:anchor="_Toc167800895" w:history="1">
            <w:r w:rsidRPr="009C4978">
              <w:rPr>
                <w:rStyle w:val="Hyperlink"/>
                <w:rFonts w:cs="Arial"/>
                <w:sz w:val="24"/>
                <w:szCs w:val="24"/>
              </w:rPr>
              <w:t>4. Main Engine Performance</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_Toc167800895 \h </w:instrText>
            </w:r>
            <w:r w:rsidRPr="009C4978">
              <w:rPr>
                <w:webHidden/>
                <w:sz w:val="24"/>
                <w:szCs w:val="24"/>
              </w:rPr>
            </w:r>
            <w:r w:rsidRPr="009C4978">
              <w:rPr>
                <w:webHidden/>
                <w:sz w:val="24"/>
                <w:szCs w:val="24"/>
              </w:rPr>
              <w:fldChar w:fldCharType="separate"/>
            </w:r>
            <w:r w:rsidR="00F63AAF">
              <w:rPr>
                <w:webHidden/>
                <w:sz w:val="24"/>
                <w:szCs w:val="24"/>
              </w:rPr>
              <w:t>6</w:t>
            </w:r>
            <w:r w:rsidRPr="009C4978">
              <w:rPr>
                <w:webHidden/>
                <w:sz w:val="24"/>
                <w:szCs w:val="24"/>
              </w:rPr>
              <w:fldChar w:fldCharType="end"/>
            </w:r>
          </w:hyperlink>
        </w:p>
        <w:p w14:paraId="3E980A88" w14:textId="1FED587C" w:rsidR="009C4978" w:rsidRPr="009C4978" w:rsidRDefault="009C4978">
          <w:pPr>
            <w:pStyle w:val="TOC2"/>
            <w:rPr>
              <w:rFonts w:asciiTheme="minorHAnsi" w:hAnsiTheme="minorHAnsi" w:cstheme="minorBidi"/>
              <w:color w:val="auto"/>
              <w:kern w:val="2"/>
              <w:sz w:val="24"/>
              <w:szCs w:val="24"/>
              <w:lang w:val="en-IN" w:eastAsia="en-IN"/>
              <w14:ligatures w14:val="standardContextual"/>
            </w:rPr>
          </w:pPr>
          <w:hyperlink w:anchor="_Toc167800896" w:history="1">
            <w:r w:rsidRPr="009C4978">
              <w:rPr>
                <w:rStyle w:val="Hyperlink"/>
                <w:sz w:val="24"/>
                <w:szCs w:val="24"/>
              </w:rPr>
              <w:t>4.1 Hull Deterioration Savings Potential</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_Toc167800896 \h </w:instrText>
            </w:r>
            <w:r w:rsidRPr="009C4978">
              <w:rPr>
                <w:webHidden/>
                <w:sz w:val="24"/>
                <w:szCs w:val="24"/>
              </w:rPr>
            </w:r>
            <w:r w:rsidRPr="009C4978">
              <w:rPr>
                <w:webHidden/>
                <w:sz w:val="24"/>
                <w:szCs w:val="24"/>
              </w:rPr>
              <w:fldChar w:fldCharType="separate"/>
            </w:r>
            <w:r w:rsidR="00F63AAF">
              <w:rPr>
                <w:webHidden/>
                <w:sz w:val="24"/>
                <w:szCs w:val="24"/>
              </w:rPr>
              <w:t>6</w:t>
            </w:r>
            <w:r w:rsidRPr="009C4978">
              <w:rPr>
                <w:webHidden/>
                <w:sz w:val="24"/>
                <w:szCs w:val="24"/>
              </w:rPr>
              <w:fldChar w:fldCharType="end"/>
            </w:r>
          </w:hyperlink>
        </w:p>
        <w:p w14:paraId="69D8D78C" w14:textId="11CA34F4" w:rsidR="009C4978" w:rsidRPr="009C4978" w:rsidRDefault="009C4978">
          <w:pPr>
            <w:pStyle w:val="TOC2"/>
            <w:rPr>
              <w:rFonts w:asciiTheme="minorHAnsi" w:hAnsiTheme="minorHAnsi" w:cstheme="minorBidi"/>
              <w:color w:val="auto"/>
              <w:kern w:val="2"/>
              <w:sz w:val="24"/>
              <w:szCs w:val="24"/>
              <w:lang w:val="en-IN" w:eastAsia="en-IN"/>
              <w14:ligatures w14:val="standardContextual"/>
            </w:rPr>
          </w:pPr>
          <w:hyperlink w:anchor="_Toc167800897" w:history="1">
            <w:r w:rsidRPr="009C4978">
              <w:rPr>
                <w:rStyle w:val="Hyperlink"/>
                <w:sz w:val="24"/>
                <w:szCs w:val="24"/>
              </w:rPr>
              <w:t>4.2 Main Engine Deterioration Savings Potential</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_Toc167800897 \h </w:instrText>
            </w:r>
            <w:r w:rsidRPr="009C4978">
              <w:rPr>
                <w:webHidden/>
                <w:sz w:val="24"/>
                <w:szCs w:val="24"/>
              </w:rPr>
            </w:r>
            <w:r w:rsidRPr="009C4978">
              <w:rPr>
                <w:webHidden/>
                <w:sz w:val="24"/>
                <w:szCs w:val="24"/>
              </w:rPr>
              <w:fldChar w:fldCharType="separate"/>
            </w:r>
            <w:r w:rsidR="00F63AAF">
              <w:rPr>
                <w:webHidden/>
                <w:sz w:val="24"/>
                <w:szCs w:val="24"/>
              </w:rPr>
              <w:t>7</w:t>
            </w:r>
            <w:r w:rsidRPr="009C4978">
              <w:rPr>
                <w:webHidden/>
                <w:sz w:val="24"/>
                <w:szCs w:val="24"/>
              </w:rPr>
              <w:fldChar w:fldCharType="end"/>
            </w:r>
          </w:hyperlink>
        </w:p>
        <w:p w14:paraId="3ED21563" w14:textId="57F0DBAC" w:rsidR="009C4978" w:rsidRPr="009C4978" w:rsidRDefault="009C4978">
          <w:pPr>
            <w:pStyle w:val="TOC1"/>
            <w:rPr>
              <w:rFonts w:asciiTheme="minorHAnsi" w:hAnsiTheme="minorHAnsi" w:cstheme="minorBidi"/>
              <w:b w:val="0"/>
              <w:caps w:val="0"/>
              <w:color w:val="auto"/>
              <w:kern w:val="2"/>
              <w:sz w:val="24"/>
              <w:szCs w:val="24"/>
              <w:lang w:val="en-IN" w:eastAsia="en-IN"/>
              <w14:ligatures w14:val="standardContextual"/>
            </w:rPr>
          </w:pPr>
          <w:hyperlink w:anchor="_Toc167800898" w:history="1">
            <w:r w:rsidRPr="009C4978">
              <w:rPr>
                <w:rStyle w:val="Hyperlink"/>
                <w:rFonts w:cs="Arial"/>
                <w:sz w:val="24"/>
                <w:szCs w:val="24"/>
              </w:rPr>
              <w:t>5. Auxiliary Engine Performance</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_Toc167800898 \h </w:instrText>
            </w:r>
            <w:r w:rsidRPr="009C4978">
              <w:rPr>
                <w:webHidden/>
                <w:sz w:val="24"/>
                <w:szCs w:val="24"/>
              </w:rPr>
            </w:r>
            <w:r w:rsidRPr="009C4978">
              <w:rPr>
                <w:webHidden/>
                <w:sz w:val="24"/>
                <w:szCs w:val="24"/>
              </w:rPr>
              <w:fldChar w:fldCharType="separate"/>
            </w:r>
            <w:r w:rsidR="00F63AAF">
              <w:rPr>
                <w:webHidden/>
                <w:sz w:val="24"/>
                <w:szCs w:val="24"/>
              </w:rPr>
              <w:t>7</w:t>
            </w:r>
            <w:r w:rsidRPr="009C4978">
              <w:rPr>
                <w:webHidden/>
                <w:sz w:val="24"/>
                <w:szCs w:val="24"/>
              </w:rPr>
              <w:fldChar w:fldCharType="end"/>
            </w:r>
          </w:hyperlink>
        </w:p>
        <w:p w14:paraId="1C8B56A7" w14:textId="79EDEF51" w:rsidR="009C4978" w:rsidRPr="009C4978" w:rsidRDefault="009C4978">
          <w:pPr>
            <w:pStyle w:val="TOC2"/>
            <w:rPr>
              <w:rFonts w:asciiTheme="minorHAnsi" w:hAnsiTheme="minorHAnsi" w:cstheme="minorBidi"/>
              <w:color w:val="auto"/>
              <w:kern w:val="2"/>
              <w:sz w:val="24"/>
              <w:szCs w:val="24"/>
              <w:lang w:val="en-IN" w:eastAsia="en-IN"/>
              <w14:ligatures w14:val="standardContextual"/>
            </w:rPr>
          </w:pPr>
          <w:hyperlink w:anchor="_Toc167800899" w:history="1">
            <w:r w:rsidRPr="009C4978">
              <w:rPr>
                <w:rStyle w:val="Hyperlink"/>
                <w:sz w:val="24"/>
                <w:szCs w:val="24"/>
              </w:rPr>
              <w:t>5.1 AE at Port/Idle - Fuel Consumption Trend</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_Toc167800899 \h </w:instrText>
            </w:r>
            <w:r w:rsidRPr="009C4978">
              <w:rPr>
                <w:webHidden/>
                <w:sz w:val="24"/>
                <w:szCs w:val="24"/>
              </w:rPr>
            </w:r>
            <w:r w:rsidRPr="009C4978">
              <w:rPr>
                <w:webHidden/>
                <w:sz w:val="24"/>
                <w:szCs w:val="24"/>
              </w:rPr>
              <w:fldChar w:fldCharType="separate"/>
            </w:r>
            <w:r w:rsidR="00F63AAF">
              <w:rPr>
                <w:webHidden/>
                <w:sz w:val="24"/>
                <w:szCs w:val="24"/>
              </w:rPr>
              <w:t>9</w:t>
            </w:r>
            <w:r w:rsidRPr="009C4978">
              <w:rPr>
                <w:webHidden/>
                <w:sz w:val="24"/>
                <w:szCs w:val="24"/>
              </w:rPr>
              <w:fldChar w:fldCharType="end"/>
            </w:r>
          </w:hyperlink>
        </w:p>
        <w:p w14:paraId="2887F66C" w14:textId="63CADB19" w:rsidR="009C4978" w:rsidRPr="009C4978" w:rsidRDefault="009C4978">
          <w:pPr>
            <w:pStyle w:val="TOC2"/>
            <w:rPr>
              <w:rFonts w:asciiTheme="minorHAnsi" w:hAnsiTheme="minorHAnsi" w:cstheme="minorBidi"/>
              <w:color w:val="auto"/>
              <w:kern w:val="2"/>
              <w:sz w:val="24"/>
              <w:szCs w:val="24"/>
              <w:lang w:val="en-IN" w:eastAsia="en-IN"/>
              <w14:ligatures w14:val="standardContextual"/>
            </w:rPr>
          </w:pPr>
          <w:hyperlink w:anchor="_Toc167800900" w:history="1">
            <w:r w:rsidRPr="009C4978">
              <w:rPr>
                <w:rStyle w:val="Hyperlink"/>
                <w:sz w:val="24"/>
                <w:szCs w:val="24"/>
              </w:rPr>
              <w:t>5.2 AE at Sea - Fuel Consumption Trend</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_Toc167800900 \h </w:instrText>
            </w:r>
            <w:r w:rsidRPr="009C4978">
              <w:rPr>
                <w:webHidden/>
                <w:sz w:val="24"/>
                <w:szCs w:val="24"/>
              </w:rPr>
            </w:r>
            <w:r w:rsidRPr="009C4978">
              <w:rPr>
                <w:webHidden/>
                <w:sz w:val="24"/>
                <w:szCs w:val="24"/>
              </w:rPr>
              <w:fldChar w:fldCharType="separate"/>
            </w:r>
            <w:r w:rsidR="00F63AAF">
              <w:rPr>
                <w:webHidden/>
                <w:sz w:val="24"/>
                <w:szCs w:val="24"/>
              </w:rPr>
              <w:t>9</w:t>
            </w:r>
            <w:r w:rsidRPr="009C4978">
              <w:rPr>
                <w:webHidden/>
                <w:sz w:val="24"/>
                <w:szCs w:val="24"/>
              </w:rPr>
              <w:fldChar w:fldCharType="end"/>
            </w:r>
          </w:hyperlink>
        </w:p>
        <w:p w14:paraId="03055817" w14:textId="6AD8ED9A" w:rsidR="009C4978" w:rsidRPr="009C4978" w:rsidRDefault="009C4978">
          <w:pPr>
            <w:pStyle w:val="TOC1"/>
            <w:rPr>
              <w:rFonts w:asciiTheme="minorHAnsi" w:hAnsiTheme="minorHAnsi" w:cstheme="minorBidi"/>
              <w:b w:val="0"/>
              <w:caps w:val="0"/>
              <w:color w:val="auto"/>
              <w:kern w:val="2"/>
              <w:sz w:val="24"/>
              <w:szCs w:val="24"/>
              <w:lang w:val="en-IN" w:eastAsia="en-IN"/>
              <w14:ligatures w14:val="standardContextual"/>
            </w:rPr>
          </w:pPr>
          <w:hyperlink w:anchor="_Toc167800901" w:history="1">
            <w:r w:rsidRPr="009C4978">
              <w:rPr>
                <w:rStyle w:val="Hyperlink"/>
                <w:rFonts w:cs="Arial"/>
                <w:sz w:val="24"/>
                <w:szCs w:val="24"/>
              </w:rPr>
              <w:t>6. Boiler Performance</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_Toc167800901 \h </w:instrText>
            </w:r>
            <w:r w:rsidRPr="009C4978">
              <w:rPr>
                <w:webHidden/>
                <w:sz w:val="24"/>
                <w:szCs w:val="24"/>
              </w:rPr>
            </w:r>
            <w:r w:rsidRPr="009C4978">
              <w:rPr>
                <w:webHidden/>
                <w:sz w:val="24"/>
                <w:szCs w:val="24"/>
              </w:rPr>
              <w:fldChar w:fldCharType="separate"/>
            </w:r>
            <w:r w:rsidR="00F63AAF">
              <w:rPr>
                <w:webHidden/>
                <w:sz w:val="24"/>
                <w:szCs w:val="24"/>
              </w:rPr>
              <w:t>11</w:t>
            </w:r>
            <w:r w:rsidRPr="009C4978">
              <w:rPr>
                <w:webHidden/>
                <w:sz w:val="24"/>
                <w:szCs w:val="24"/>
              </w:rPr>
              <w:fldChar w:fldCharType="end"/>
            </w:r>
          </w:hyperlink>
        </w:p>
        <w:p w14:paraId="7F112F70" w14:textId="2CBC473B" w:rsidR="009C4978" w:rsidRPr="009C4978" w:rsidRDefault="009C4978">
          <w:pPr>
            <w:pStyle w:val="TOC2"/>
            <w:rPr>
              <w:rFonts w:asciiTheme="minorHAnsi" w:hAnsiTheme="minorHAnsi" w:cstheme="minorBidi"/>
              <w:color w:val="auto"/>
              <w:kern w:val="2"/>
              <w:sz w:val="24"/>
              <w:szCs w:val="24"/>
              <w:lang w:val="en-IN" w:eastAsia="en-IN"/>
              <w14:ligatures w14:val="standardContextual"/>
            </w:rPr>
          </w:pPr>
          <w:hyperlink w:anchor="_Toc167800902" w:history="1">
            <w:r w:rsidRPr="009C4978">
              <w:rPr>
                <w:rStyle w:val="Hyperlink"/>
                <w:sz w:val="24"/>
                <w:szCs w:val="24"/>
              </w:rPr>
              <w:t>6.1 Boiler at Port/Idle – Fuel Consumption Trend</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_Toc167800902 \h </w:instrText>
            </w:r>
            <w:r w:rsidRPr="009C4978">
              <w:rPr>
                <w:webHidden/>
                <w:sz w:val="24"/>
                <w:szCs w:val="24"/>
              </w:rPr>
            </w:r>
            <w:r w:rsidRPr="009C4978">
              <w:rPr>
                <w:webHidden/>
                <w:sz w:val="24"/>
                <w:szCs w:val="24"/>
              </w:rPr>
              <w:fldChar w:fldCharType="separate"/>
            </w:r>
            <w:r w:rsidR="00F63AAF">
              <w:rPr>
                <w:webHidden/>
                <w:sz w:val="24"/>
                <w:szCs w:val="24"/>
              </w:rPr>
              <w:t>12</w:t>
            </w:r>
            <w:r w:rsidRPr="009C4978">
              <w:rPr>
                <w:webHidden/>
                <w:sz w:val="24"/>
                <w:szCs w:val="24"/>
              </w:rPr>
              <w:fldChar w:fldCharType="end"/>
            </w:r>
          </w:hyperlink>
        </w:p>
        <w:p w14:paraId="5155C7A9" w14:textId="414CD452" w:rsidR="009C4978" w:rsidRPr="009C4978" w:rsidRDefault="009C4978">
          <w:pPr>
            <w:pStyle w:val="TOC2"/>
            <w:rPr>
              <w:rFonts w:asciiTheme="minorHAnsi" w:hAnsiTheme="minorHAnsi" w:cstheme="minorBidi"/>
              <w:color w:val="auto"/>
              <w:kern w:val="2"/>
              <w:sz w:val="24"/>
              <w:szCs w:val="24"/>
              <w:lang w:val="en-IN" w:eastAsia="en-IN"/>
              <w14:ligatures w14:val="standardContextual"/>
            </w:rPr>
          </w:pPr>
          <w:hyperlink w:anchor="_Toc167800903" w:history="1">
            <w:r w:rsidRPr="009C4978">
              <w:rPr>
                <w:rStyle w:val="Hyperlink"/>
                <w:rFonts w:cs="Arial"/>
                <w:sz w:val="24"/>
                <w:szCs w:val="24"/>
              </w:rPr>
              <w:t>6.2 Boiler at Sea – Fuel Consumption Trend</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_Toc167800903 \h </w:instrText>
            </w:r>
            <w:r w:rsidRPr="009C4978">
              <w:rPr>
                <w:webHidden/>
                <w:sz w:val="24"/>
                <w:szCs w:val="24"/>
              </w:rPr>
            </w:r>
            <w:r w:rsidRPr="009C4978">
              <w:rPr>
                <w:webHidden/>
                <w:sz w:val="24"/>
                <w:szCs w:val="24"/>
              </w:rPr>
              <w:fldChar w:fldCharType="separate"/>
            </w:r>
            <w:r w:rsidR="00F63AAF">
              <w:rPr>
                <w:webHidden/>
                <w:sz w:val="24"/>
                <w:szCs w:val="24"/>
              </w:rPr>
              <w:t>13</w:t>
            </w:r>
            <w:r w:rsidRPr="009C4978">
              <w:rPr>
                <w:webHidden/>
                <w:sz w:val="24"/>
                <w:szCs w:val="24"/>
              </w:rPr>
              <w:fldChar w:fldCharType="end"/>
            </w:r>
          </w:hyperlink>
        </w:p>
        <w:p w14:paraId="62D9856B" w14:textId="57F0416D" w:rsidR="009C4978" w:rsidRPr="009C4978" w:rsidRDefault="009C4978">
          <w:pPr>
            <w:pStyle w:val="TOC1"/>
            <w:rPr>
              <w:rFonts w:asciiTheme="minorHAnsi" w:hAnsiTheme="minorHAnsi" w:cstheme="minorBidi"/>
              <w:b w:val="0"/>
              <w:caps w:val="0"/>
              <w:color w:val="auto"/>
              <w:kern w:val="2"/>
              <w:sz w:val="24"/>
              <w:szCs w:val="24"/>
              <w:lang w:val="en-IN" w:eastAsia="en-IN"/>
              <w14:ligatures w14:val="standardContextual"/>
            </w:rPr>
          </w:pPr>
          <w:hyperlink w:anchor="_Toc167800904" w:history="1">
            <w:r w:rsidRPr="009C4978">
              <w:rPr>
                <w:rStyle w:val="Hyperlink"/>
                <w:sz w:val="24"/>
                <w:szCs w:val="24"/>
              </w:rPr>
              <w:t>7. Conclusions</w:t>
            </w:r>
            <w:r w:rsidRPr="009C4978">
              <w:rPr>
                <w:webHidden/>
                <w:sz w:val="24"/>
                <w:szCs w:val="24"/>
              </w:rPr>
              <w:tab/>
            </w:r>
            <w:r w:rsidRPr="009C4978">
              <w:rPr>
                <w:webHidden/>
                <w:sz w:val="24"/>
                <w:szCs w:val="24"/>
              </w:rPr>
              <w:fldChar w:fldCharType="begin"/>
            </w:r>
            <w:r w:rsidRPr="009C4978">
              <w:rPr>
                <w:webHidden/>
                <w:sz w:val="24"/>
                <w:szCs w:val="24"/>
              </w:rPr>
              <w:instrText xml:space="preserve"> PAGEREF _Toc167800904 \h </w:instrText>
            </w:r>
            <w:r w:rsidRPr="009C4978">
              <w:rPr>
                <w:webHidden/>
                <w:sz w:val="24"/>
                <w:szCs w:val="24"/>
              </w:rPr>
            </w:r>
            <w:r w:rsidRPr="009C4978">
              <w:rPr>
                <w:webHidden/>
                <w:sz w:val="24"/>
                <w:szCs w:val="24"/>
              </w:rPr>
              <w:fldChar w:fldCharType="separate"/>
            </w:r>
            <w:r w:rsidR="00F63AAF">
              <w:rPr>
                <w:webHidden/>
                <w:sz w:val="24"/>
                <w:szCs w:val="24"/>
              </w:rPr>
              <w:t>14</w:t>
            </w:r>
            <w:r w:rsidRPr="009C4978">
              <w:rPr>
                <w:webHidden/>
                <w:sz w:val="24"/>
                <w:szCs w:val="24"/>
              </w:rPr>
              <w:fldChar w:fldCharType="end"/>
            </w:r>
          </w:hyperlink>
        </w:p>
        <w:p w14:paraId="32466D29" w14:textId="4DE050B5" w:rsidR="00F41348" w:rsidRPr="00E075E8" w:rsidRDefault="006F667D" w:rsidP="7EE5C80D">
          <w:pPr>
            <w:pStyle w:val="TOC1"/>
            <w:tabs>
              <w:tab w:val="right" w:leader="dot" w:pos="10455"/>
            </w:tabs>
            <w:rPr>
              <w:rStyle w:val="Hyperlink"/>
              <w:kern w:val="2"/>
              <w:lang w:val="en-IN" w:eastAsia="en-IN"/>
              <w14:ligatures w14:val="standardContextual"/>
            </w:rPr>
          </w:pPr>
          <w:r w:rsidRPr="009C4978">
            <w:rPr>
              <w:sz w:val="24"/>
              <w:szCs w:val="24"/>
            </w:rPr>
            <w:fldChar w:fldCharType="end"/>
          </w:r>
        </w:p>
      </w:sdtContent>
    </w:sdt>
    <w:p w14:paraId="5EF5C0DB" w14:textId="71C3923B" w:rsidR="0081075F" w:rsidRDefault="0081075F" w:rsidP="0025521F">
      <w:pPr>
        <w:spacing w:after="0"/>
      </w:pPr>
    </w:p>
    <w:p w14:paraId="14F47DE8" w14:textId="77777777" w:rsidR="00185CAF" w:rsidRDefault="00185CAF" w:rsidP="00F270E0">
      <w:pPr>
        <w:rPr>
          <w:rStyle w:val="Hyperlink"/>
          <w:b/>
        </w:rPr>
      </w:pPr>
    </w:p>
    <w:p w14:paraId="056DD113" w14:textId="77777777" w:rsidR="009560E1" w:rsidRDefault="009560E1" w:rsidP="00F270E0">
      <w:pPr>
        <w:rPr>
          <w:rStyle w:val="Hyperlink"/>
          <w:b/>
        </w:rPr>
      </w:pPr>
    </w:p>
    <w:p w14:paraId="13040232" w14:textId="77777777" w:rsidR="00D204EB" w:rsidRDefault="00D204EB" w:rsidP="00F270E0">
      <w:pPr>
        <w:rPr>
          <w:rStyle w:val="Hyperlink"/>
          <w:b/>
        </w:rPr>
      </w:pPr>
    </w:p>
    <w:p w14:paraId="6008AC85" w14:textId="77777777" w:rsidR="009560E1" w:rsidRDefault="009560E1" w:rsidP="00F270E0">
      <w:pPr>
        <w:rPr>
          <w:rStyle w:val="Hyperlink"/>
          <w:b/>
        </w:rPr>
      </w:pPr>
    </w:p>
    <w:p w14:paraId="7387A71E" w14:textId="77777777" w:rsidR="006622F6" w:rsidRDefault="006622F6" w:rsidP="00F270E0">
      <w:pPr>
        <w:rPr>
          <w:rStyle w:val="Hyperlink"/>
          <w:b/>
        </w:rPr>
      </w:pPr>
    </w:p>
    <w:p w14:paraId="7B445985" w14:textId="77777777" w:rsidR="006622F6" w:rsidRDefault="006622F6" w:rsidP="00F270E0">
      <w:pPr>
        <w:rPr>
          <w:rStyle w:val="Hyperlink"/>
          <w:b/>
        </w:rPr>
      </w:pPr>
    </w:p>
    <w:p w14:paraId="7EEF754E" w14:textId="77777777" w:rsidR="006622F6" w:rsidRDefault="006622F6" w:rsidP="00F270E0">
      <w:pPr>
        <w:rPr>
          <w:rStyle w:val="Hyperlink"/>
          <w:b/>
        </w:rPr>
      </w:pPr>
    </w:p>
    <w:p w14:paraId="594487FB" w14:textId="77777777" w:rsidR="006622F6" w:rsidRDefault="006622F6" w:rsidP="00F270E0">
      <w:pPr>
        <w:rPr>
          <w:rStyle w:val="Hyperlink"/>
          <w:b/>
        </w:rPr>
      </w:pPr>
    </w:p>
    <w:p w14:paraId="66235CB2" w14:textId="77777777" w:rsidR="006622F6" w:rsidRDefault="006622F6" w:rsidP="00F270E0">
      <w:pPr>
        <w:rPr>
          <w:rStyle w:val="Hyperlink"/>
          <w:b/>
        </w:rPr>
      </w:pPr>
    </w:p>
    <w:p w14:paraId="3FEB468C" w14:textId="77777777" w:rsidR="005E59A6" w:rsidRDefault="005E59A6" w:rsidP="00F270E0">
      <w:pPr>
        <w:rPr>
          <w:rStyle w:val="Hyperlink"/>
          <w:b/>
        </w:rPr>
      </w:pPr>
    </w:p>
    <w:p w14:paraId="4BE0390E" w14:textId="77777777" w:rsidR="006622F6" w:rsidRDefault="006622F6" w:rsidP="00F270E0">
      <w:pPr>
        <w:rPr>
          <w:rStyle w:val="Hyperlink"/>
          <w:b/>
        </w:rPr>
      </w:pPr>
    </w:p>
    <w:p w14:paraId="16FB9E5B" w14:textId="7382D339" w:rsidR="00D13563" w:rsidRDefault="00D13563" w:rsidP="00F270E0">
      <w:pPr>
        <w:rPr>
          <w:rStyle w:val="Hyperlink"/>
          <w:b/>
        </w:rPr>
      </w:pPr>
    </w:p>
    <w:p w14:paraId="0F74539D" w14:textId="77777777" w:rsidR="009560E1" w:rsidRDefault="009560E1" w:rsidP="00F270E0">
      <w:pPr>
        <w:rPr>
          <w:rStyle w:val="Hyperlink"/>
          <w:b/>
        </w:rPr>
      </w:pPr>
    </w:p>
    <w:p w14:paraId="051141AB" w14:textId="554E81F8" w:rsidR="00BB2DFC" w:rsidRPr="00B042CE" w:rsidRDefault="00142F59" w:rsidP="00B042CE">
      <w:pPr>
        <w:pStyle w:val="Heading1"/>
        <w:ind w:left="0"/>
        <w:rPr>
          <w:rFonts w:cs="Arial"/>
        </w:rPr>
      </w:pPr>
      <w:bookmarkStart w:id="1" w:name="_CHAPTER_01_INSTALLATION"/>
      <w:bookmarkStart w:id="2" w:name="_Toc167800892"/>
      <w:bookmarkEnd w:id="0"/>
      <w:bookmarkEnd w:id="1"/>
      <w:r>
        <w:rPr>
          <w:rFonts w:cs="Arial"/>
        </w:rPr>
        <w:lastRenderedPageBreak/>
        <w:t xml:space="preserve">1. </w:t>
      </w:r>
      <w:r w:rsidR="00162F8E">
        <w:rPr>
          <w:rFonts w:cs="Arial"/>
        </w:rPr>
        <w:t>Scope</w:t>
      </w:r>
      <w:bookmarkEnd w:id="2"/>
    </w:p>
    <w:p w14:paraId="30AC18C9" w14:textId="77777777" w:rsidR="00D662B8" w:rsidDel="00F55D6D" w:rsidRDefault="00D662B8" w:rsidP="082B0432">
      <w:pPr>
        <w:rPr>
          <w:rFonts w:ascii="Arial" w:hAnsi="Arial" w:cs="Arial"/>
          <w:color w:val="002060"/>
        </w:rPr>
      </w:pPr>
    </w:p>
    <w:p w14:paraId="26EAE7FA" w14:textId="77777777" w:rsidR="003721BF" w:rsidDel="00F55D6D" w:rsidRDefault="003721BF" w:rsidP="082B0432">
      <w:pPr>
        <w:rPr>
          <w:del w:id="3" w:author="Tanushree Singh (BSM-IN)" w:date="2024-10-25T08:45:00Z" w16du:dateUtc="2024-10-25T03:15:00Z"/>
          <w:rFonts w:ascii="Arial" w:hAnsi="Arial" w:cs="Arial"/>
          <w:color w:val="002060"/>
        </w:rPr>
      </w:pPr>
    </w:p>
    <w:p w14:paraId="6B6C7F8D" w14:textId="0D51468D" w:rsidR="00BB2DFC" w:rsidRDefault="0D3B1ABA">
      <w:pPr>
        <w:rPr>
          <w:rFonts w:ascii="Arial" w:hAnsi="Arial" w:cs="Arial"/>
          <w:color w:val="002060"/>
          <w:sz w:val="24"/>
          <w:szCs w:val="24"/>
        </w:rPr>
      </w:pPr>
      <w:r w:rsidRPr="005E553D">
        <w:rPr>
          <w:rFonts w:ascii="Arial" w:hAnsi="Arial" w:cs="Arial"/>
          <w:color w:val="002060"/>
          <w:sz w:val="24"/>
          <w:szCs w:val="24"/>
        </w:rPr>
        <w:t>The scope</w:t>
      </w:r>
      <w:r w:rsidR="00E66838" w:rsidRPr="005E553D">
        <w:rPr>
          <w:rFonts w:ascii="Arial" w:hAnsi="Arial" w:cs="Arial"/>
          <w:color w:val="002060"/>
          <w:sz w:val="24"/>
          <w:szCs w:val="24"/>
        </w:rPr>
        <w:t xml:space="preserve"> of this report is to </w:t>
      </w:r>
      <w:r w:rsidR="568C00F5" w:rsidRPr="005E553D">
        <w:rPr>
          <w:rFonts w:ascii="Arial" w:hAnsi="Arial" w:cs="Arial"/>
          <w:color w:val="002060"/>
          <w:sz w:val="24"/>
          <w:szCs w:val="24"/>
        </w:rPr>
        <w:t xml:space="preserve">provide </w:t>
      </w:r>
      <w:r w:rsidR="004433E1" w:rsidRPr="005E553D">
        <w:rPr>
          <w:rFonts w:ascii="Arial" w:hAnsi="Arial" w:cs="Arial"/>
          <w:color w:val="002060"/>
          <w:sz w:val="24"/>
          <w:szCs w:val="24"/>
        </w:rPr>
        <w:t>a performance</w:t>
      </w:r>
      <w:r w:rsidR="568C00F5" w:rsidRPr="005E553D">
        <w:rPr>
          <w:rFonts w:ascii="Arial" w:hAnsi="Arial" w:cs="Arial"/>
          <w:color w:val="002060"/>
          <w:sz w:val="24"/>
          <w:szCs w:val="24"/>
        </w:rPr>
        <w:t xml:space="preserve"> overview of the B</w:t>
      </w:r>
      <w:r w:rsidR="48023CC9" w:rsidRPr="005E553D">
        <w:rPr>
          <w:rFonts w:ascii="Arial" w:hAnsi="Arial" w:cs="Arial"/>
          <w:color w:val="002060"/>
          <w:sz w:val="24"/>
          <w:szCs w:val="24"/>
        </w:rPr>
        <w:t xml:space="preserve">ernhard </w:t>
      </w:r>
      <w:r w:rsidR="568C00F5" w:rsidRPr="005E553D">
        <w:rPr>
          <w:rFonts w:ascii="Arial" w:hAnsi="Arial" w:cs="Arial"/>
          <w:color w:val="002060"/>
          <w:sz w:val="24"/>
          <w:szCs w:val="24"/>
        </w:rPr>
        <w:t>S</w:t>
      </w:r>
      <w:r w:rsidR="68C20561" w:rsidRPr="005E553D">
        <w:rPr>
          <w:rFonts w:ascii="Arial" w:hAnsi="Arial" w:cs="Arial"/>
          <w:color w:val="002060"/>
          <w:sz w:val="24"/>
          <w:szCs w:val="24"/>
        </w:rPr>
        <w:t>chulte</w:t>
      </w:r>
      <w:r w:rsidR="568C00F5" w:rsidRPr="005E553D">
        <w:rPr>
          <w:rFonts w:ascii="Arial" w:hAnsi="Arial" w:cs="Arial"/>
          <w:color w:val="002060"/>
          <w:sz w:val="24"/>
          <w:szCs w:val="24"/>
        </w:rPr>
        <w:t xml:space="preserve"> owned </w:t>
      </w:r>
      <w:r w:rsidR="003703E3" w:rsidRPr="005E553D">
        <w:rPr>
          <w:rFonts w:ascii="Arial" w:hAnsi="Arial" w:cs="Arial"/>
          <w:color w:val="002060"/>
          <w:sz w:val="24"/>
          <w:szCs w:val="24"/>
        </w:rPr>
        <w:t>v</w:t>
      </w:r>
      <w:r w:rsidR="00B815AE" w:rsidRPr="005E553D">
        <w:rPr>
          <w:rFonts w:ascii="Arial" w:hAnsi="Arial" w:cs="Arial"/>
          <w:color w:val="002060"/>
          <w:sz w:val="24"/>
          <w:szCs w:val="24"/>
        </w:rPr>
        <w:t>essels</w:t>
      </w:r>
      <w:r w:rsidR="568C00F5" w:rsidRPr="005E553D">
        <w:rPr>
          <w:rFonts w:ascii="Arial" w:hAnsi="Arial" w:cs="Arial"/>
          <w:color w:val="002060"/>
          <w:sz w:val="24"/>
          <w:szCs w:val="24"/>
        </w:rPr>
        <w:t xml:space="preserve"> </w:t>
      </w:r>
      <w:r w:rsidR="004F2377" w:rsidRPr="005E553D">
        <w:rPr>
          <w:rFonts w:ascii="Arial" w:hAnsi="Arial" w:cs="Arial"/>
          <w:color w:val="002060"/>
          <w:sz w:val="24"/>
          <w:szCs w:val="24"/>
        </w:rPr>
        <w:t>for</w:t>
      </w:r>
      <w:r w:rsidR="00DB427D" w:rsidRPr="005E553D">
        <w:rPr>
          <w:rFonts w:ascii="Arial" w:hAnsi="Arial" w:cs="Arial"/>
          <w:color w:val="002060"/>
          <w:sz w:val="24"/>
          <w:szCs w:val="24"/>
        </w:rPr>
        <w:t xml:space="preserve"> </w:t>
      </w:r>
      <w:r w:rsidR="006E3AB8" w:rsidRPr="005E553D">
        <w:rPr>
          <w:rFonts w:ascii="Arial" w:hAnsi="Arial" w:cs="Arial"/>
          <w:color w:val="002060"/>
          <w:sz w:val="24"/>
          <w:szCs w:val="24"/>
        </w:rPr>
        <w:t>Q</w:t>
      </w:r>
      <w:r w:rsidR="00457FC4">
        <w:rPr>
          <w:rFonts w:ascii="Arial" w:hAnsi="Arial" w:cs="Arial"/>
          <w:color w:val="002060"/>
          <w:sz w:val="24"/>
          <w:szCs w:val="24"/>
        </w:rPr>
        <w:t>4</w:t>
      </w:r>
      <w:r w:rsidR="006E3AB8" w:rsidRPr="005E553D">
        <w:rPr>
          <w:rFonts w:ascii="Arial" w:hAnsi="Arial" w:cs="Arial"/>
          <w:color w:val="002060"/>
          <w:sz w:val="24"/>
          <w:szCs w:val="24"/>
        </w:rPr>
        <w:t>/</w:t>
      </w:r>
      <w:r w:rsidR="003703E3" w:rsidRPr="005E553D">
        <w:rPr>
          <w:rFonts w:ascii="Arial" w:hAnsi="Arial" w:cs="Arial"/>
          <w:color w:val="002060"/>
          <w:sz w:val="24"/>
          <w:szCs w:val="24"/>
        </w:rPr>
        <w:t>20</w:t>
      </w:r>
      <w:r w:rsidR="006E3AB8" w:rsidRPr="005E553D">
        <w:rPr>
          <w:rFonts w:ascii="Arial" w:hAnsi="Arial" w:cs="Arial"/>
          <w:color w:val="002060"/>
          <w:sz w:val="24"/>
          <w:szCs w:val="24"/>
        </w:rPr>
        <w:t>2</w:t>
      </w:r>
      <w:r w:rsidR="00F108E5" w:rsidRPr="005E553D">
        <w:rPr>
          <w:rFonts w:ascii="Arial" w:hAnsi="Arial" w:cs="Arial"/>
          <w:color w:val="002060"/>
          <w:sz w:val="24"/>
          <w:szCs w:val="24"/>
        </w:rPr>
        <w:t>4</w:t>
      </w:r>
      <w:r w:rsidR="00F973DB" w:rsidRPr="005E553D">
        <w:rPr>
          <w:rFonts w:ascii="Arial" w:hAnsi="Arial" w:cs="Arial"/>
          <w:color w:val="002060"/>
          <w:sz w:val="24"/>
          <w:szCs w:val="24"/>
        </w:rPr>
        <w:t>.</w:t>
      </w:r>
      <w:r w:rsidR="001F3CF6" w:rsidRPr="005E553D">
        <w:rPr>
          <w:rFonts w:ascii="Arial" w:hAnsi="Arial" w:cs="Arial"/>
          <w:color w:val="002060"/>
          <w:sz w:val="24"/>
          <w:szCs w:val="24"/>
        </w:rPr>
        <w:t xml:space="preserve"> Detailed below </w:t>
      </w:r>
      <w:r w:rsidR="00F36219" w:rsidRPr="005E553D">
        <w:rPr>
          <w:rFonts w:ascii="Arial" w:hAnsi="Arial" w:cs="Arial"/>
          <w:color w:val="002060"/>
          <w:sz w:val="24"/>
          <w:szCs w:val="24"/>
        </w:rPr>
        <w:t>is the list</w:t>
      </w:r>
      <w:r w:rsidR="005E44F5" w:rsidRPr="005E553D">
        <w:rPr>
          <w:rFonts w:ascii="Arial" w:hAnsi="Arial" w:cs="Arial"/>
          <w:color w:val="002060"/>
          <w:sz w:val="24"/>
          <w:szCs w:val="24"/>
        </w:rPr>
        <w:t xml:space="preserve"> of </w:t>
      </w:r>
      <w:r w:rsidR="00F108E5" w:rsidRPr="005E553D">
        <w:rPr>
          <w:rFonts w:ascii="Arial" w:hAnsi="Arial" w:cs="Arial"/>
          <w:color w:val="002060"/>
          <w:sz w:val="24"/>
          <w:szCs w:val="24"/>
        </w:rPr>
        <w:t>7</w:t>
      </w:r>
      <w:r w:rsidR="00457FC4">
        <w:rPr>
          <w:rFonts w:ascii="Arial" w:hAnsi="Arial" w:cs="Arial"/>
          <w:color w:val="002060"/>
          <w:sz w:val="24"/>
          <w:szCs w:val="24"/>
        </w:rPr>
        <w:t>1</w:t>
      </w:r>
      <w:r w:rsidR="002E1603" w:rsidRPr="005E553D">
        <w:rPr>
          <w:rFonts w:ascii="Arial" w:hAnsi="Arial" w:cs="Arial"/>
          <w:color w:val="002060"/>
          <w:sz w:val="24"/>
          <w:szCs w:val="24"/>
        </w:rPr>
        <w:t xml:space="preserve"> Vessels</w:t>
      </w:r>
      <w:r w:rsidR="00465B39" w:rsidRPr="005E553D">
        <w:rPr>
          <w:rFonts w:ascii="Arial" w:hAnsi="Arial" w:cs="Arial"/>
          <w:color w:val="002060"/>
          <w:sz w:val="24"/>
          <w:szCs w:val="24"/>
        </w:rPr>
        <w:t xml:space="preserve"> under</w:t>
      </w:r>
      <w:r w:rsidR="003D7032" w:rsidRPr="005E553D">
        <w:rPr>
          <w:rFonts w:ascii="Arial" w:hAnsi="Arial" w:cs="Arial"/>
          <w:color w:val="002060"/>
          <w:sz w:val="24"/>
          <w:szCs w:val="24"/>
        </w:rPr>
        <w:t xml:space="preserve"> t</w:t>
      </w:r>
      <w:r w:rsidR="00C01DF6" w:rsidRPr="005E553D">
        <w:rPr>
          <w:rFonts w:ascii="Arial" w:hAnsi="Arial" w:cs="Arial"/>
          <w:color w:val="002060"/>
          <w:sz w:val="24"/>
          <w:szCs w:val="24"/>
        </w:rPr>
        <w:t>h</w:t>
      </w:r>
      <w:r w:rsidR="005B27B0" w:rsidRPr="005E553D">
        <w:rPr>
          <w:rFonts w:ascii="Arial" w:hAnsi="Arial" w:cs="Arial"/>
          <w:color w:val="002060"/>
          <w:sz w:val="24"/>
          <w:szCs w:val="24"/>
        </w:rPr>
        <w:t>e</w:t>
      </w:r>
      <w:r w:rsidR="00893426" w:rsidRPr="005E553D">
        <w:rPr>
          <w:rFonts w:ascii="Arial" w:hAnsi="Arial" w:cs="Arial"/>
          <w:color w:val="002060"/>
          <w:sz w:val="24"/>
          <w:szCs w:val="24"/>
        </w:rPr>
        <w:t xml:space="preserve"> ambit of this report</w:t>
      </w:r>
      <w:r w:rsidR="00450E7E" w:rsidRPr="005E553D">
        <w:rPr>
          <w:rFonts w:ascii="Arial" w:hAnsi="Arial" w:cs="Arial"/>
          <w:color w:val="002060"/>
          <w:sz w:val="24"/>
          <w:szCs w:val="24"/>
        </w:rPr>
        <w:t>:</w:t>
      </w:r>
    </w:p>
    <w:p w14:paraId="1A876709" w14:textId="77777777" w:rsidR="00F603EE" w:rsidRDefault="00F603EE">
      <w:pPr>
        <w:rPr>
          <w:rFonts w:ascii="Arial" w:hAnsi="Arial" w:cs="Arial"/>
          <w:color w:val="002060"/>
          <w:sz w:val="24"/>
          <w:szCs w:val="24"/>
        </w:rPr>
      </w:pPr>
    </w:p>
    <w:p w14:paraId="26E3E8F4" w14:textId="0E7C5533" w:rsidR="00BB2DFC" w:rsidRDefault="00072DFD">
      <w:pPr>
        <w:rPr>
          <w:rFonts w:ascii="Arial" w:hAnsi="Arial" w:cs="Arial"/>
          <w:color w:val="002060"/>
          <w:sz w:val="24"/>
          <w:szCs w:val="24"/>
        </w:rPr>
      </w:pPr>
      <w:r w:rsidRPr="00072DFD">
        <w:rPr>
          <w:noProof/>
        </w:rPr>
        <w:drawing>
          <wp:inline distT="0" distB="0" distL="0" distR="0" wp14:anchorId="0D00FC9E" wp14:editId="39E289EC">
            <wp:extent cx="6642100" cy="5706442"/>
            <wp:effectExtent l="19050" t="19050" r="25400" b="27940"/>
            <wp:docPr id="598411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6106" cy="5718475"/>
                    </a:xfrm>
                    <a:prstGeom prst="rect">
                      <a:avLst/>
                    </a:prstGeom>
                    <a:noFill/>
                    <a:ln>
                      <a:solidFill>
                        <a:srgbClr val="002060"/>
                      </a:solidFill>
                    </a:ln>
                  </pic:spPr>
                </pic:pic>
              </a:graphicData>
            </a:graphic>
          </wp:inline>
        </w:drawing>
      </w:r>
    </w:p>
    <w:p w14:paraId="76602758" w14:textId="77777777" w:rsidR="00F603EE" w:rsidRDefault="00F603EE">
      <w:pPr>
        <w:rPr>
          <w:rFonts w:ascii="Arial" w:hAnsi="Arial" w:cs="Arial"/>
          <w:color w:val="002060"/>
          <w:sz w:val="24"/>
          <w:szCs w:val="24"/>
        </w:rPr>
      </w:pPr>
    </w:p>
    <w:p w14:paraId="5CCA06B2" w14:textId="77777777" w:rsidR="00F603EE" w:rsidRDefault="00F603EE">
      <w:pPr>
        <w:rPr>
          <w:rFonts w:ascii="Arial" w:hAnsi="Arial" w:cs="Arial"/>
          <w:color w:val="002060"/>
          <w:sz w:val="24"/>
          <w:szCs w:val="24"/>
        </w:rPr>
      </w:pPr>
    </w:p>
    <w:p w14:paraId="6CF2E1D7" w14:textId="77777777" w:rsidR="00F603EE" w:rsidRDefault="00F603EE">
      <w:pPr>
        <w:rPr>
          <w:rFonts w:ascii="Arial" w:hAnsi="Arial" w:cs="Arial"/>
          <w:color w:val="002060"/>
          <w:sz w:val="24"/>
          <w:szCs w:val="24"/>
        </w:rPr>
      </w:pPr>
    </w:p>
    <w:p w14:paraId="2BAC329B" w14:textId="77777777" w:rsidR="00F603EE" w:rsidRPr="00B042CE" w:rsidRDefault="00F603EE">
      <w:pPr>
        <w:rPr>
          <w:rFonts w:ascii="Arial" w:hAnsi="Arial" w:cs="Arial"/>
          <w:color w:val="002060"/>
          <w:sz w:val="24"/>
          <w:szCs w:val="24"/>
        </w:rPr>
      </w:pPr>
    </w:p>
    <w:p w14:paraId="61B9009C" w14:textId="41EB557D" w:rsidR="00491820" w:rsidRDefault="00F24A14" w:rsidP="2344603F">
      <w:pPr>
        <w:pStyle w:val="Heading1"/>
        <w:ind w:left="0"/>
        <w:rPr>
          <w:rFonts w:cs="Arial"/>
        </w:rPr>
      </w:pPr>
      <w:bookmarkStart w:id="4" w:name="_Toc167800893"/>
      <w:r>
        <w:rPr>
          <w:rFonts w:cs="Arial"/>
        </w:rPr>
        <w:t xml:space="preserve">2. </w:t>
      </w:r>
      <w:r w:rsidR="00F94D77">
        <w:rPr>
          <w:rFonts w:cs="Arial"/>
        </w:rPr>
        <w:t>V</w:t>
      </w:r>
      <w:r w:rsidR="00785831">
        <w:rPr>
          <w:rFonts w:cs="Arial"/>
        </w:rPr>
        <w:t xml:space="preserve">essel </w:t>
      </w:r>
      <w:r w:rsidR="00F94D77">
        <w:rPr>
          <w:rFonts w:cs="Arial"/>
        </w:rPr>
        <w:t>P</w:t>
      </w:r>
      <w:r w:rsidR="00785831">
        <w:rPr>
          <w:rFonts w:cs="Arial"/>
        </w:rPr>
        <w:t xml:space="preserve">erformance </w:t>
      </w:r>
      <w:r w:rsidR="00F94D77">
        <w:rPr>
          <w:rFonts w:cs="Arial"/>
        </w:rPr>
        <w:t>R</w:t>
      </w:r>
      <w:r w:rsidR="00785831">
        <w:rPr>
          <w:rFonts w:cs="Arial"/>
        </w:rPr>
        <w:t>ating</w:t>
      </w:r>
      <w:bookmarkEnd w:id="4"/>
      <w:r w:rsidR="00F94D77">
        <w:rPr>
          <w:rFonts w:cs="Arial"/>
        </w:rPr>
        <w:t xml:space="preserve"> </w:t>
      </w:r>
    </w:p>
    <w:p w14:paraId="341D6472" w14:textId="77777777" w:rsidR="00F603EE" w:rsidRDefault="00F603EE" w:rsidP="00C63E8F">
      <w:pPr>
        <w:spacing w:line="256" w:lineRule="auto"/>
        <w:rPr>
          <w:rFonts w:ascii="Arial" w:hAnsi="Arial"/>
          <w:color w:val="002060"/>
          <w:sz w:val="24"/>
          <w:szCs w:val="24"/>
        </w:rPr>
      </w:pPr>
    </w:p>
    <w:p w14:paraId="1E527D91" w14:textId="77777777" w:rsidR="00F603EE" w:rsidRDefault="46B48E25" w:rsidP="00C63E8F">
      <w:pPr>
        <w:spacing w:line="256" w:lineRule="auto"/>
        <w:rPr>
          <w:rFonts w:ascii="Arial" w:eastAsia="Calibri" w:hAnsi="Arial"/>
          <w:color w:val="002060"/>
          <w:sz w:val="24"/>
          <w:szCs w:val="24"/>
        </w:rPr>
      </w:pPr>
      <w:r w:rsidRPr="005E553D">
        <w:rPr>
          <w:rFonts w:ascii="Arial" w:hAnsi="Arial"/>
          <w:color w:val="002060"/>
          <w:sz w:val="24"/>
          <w:szCs w:val="24"/>
        </w:rPr>
        <w:t xml:space="preserve">The Vessel Performance Rating (VPR) </w:t>
      </w:r>
      <w:r w:rsidR="003C4DC4">
        <w:rPr>
          <w:rFonts w:ascii="Arial" w:hAnsi="Arial"/>
          <w:color w:val="002060"/>
          <w:sz w:val="24"/>
          <w:szCs w:val="24"/>
        </w:rPr>
        <w:t>is our holistic KPI</w:t>
      </w:r>
      <w:r w:rsidRPr="005E553D">
        <w:rPr>
          <w:rFonts w:ascii="Arial" w:hAnsi="Arial"/>
          <w:color w:val="002060"/>
          <w:sz w:val="24"/>
          <w:szCs w:val="24"/>
        </w:rPr>
        <w:t xml:space="preserve"> to evaluate the improvement in vessel performance as it incorporates all important KPIs </w:t>
      </w:r>
      <w:r w:rsidR="003C4DC4">
        <w:rPr>
          <w:rFonts w:ascii="Arial" w:hAnsi="Arial"/>
          <w:color w:val="002060"/>
          <w:sz w:val="24"/>
          <w:szCs w:val="24"/>
        </w:rPr>
        <w:t>of Performance</w:t>
      </w:r>
      <w:r w:rsidR="003C4DC4" w:rsidRPr="005E553D">
        <w:rPr>
          <w:rFonts w:ascii="Arial" w:hAnsi="Arial"/>
          <w:color w:val="002060"/>
          <w:sz w:val="24"/>
          <w:szCs w:val="24"/>
        </w:rPr>
        <w:t xml:space="preserve"> and </w:t>
      </w:r>
      <w:r w:rsidR="003C4DC4">
        <w:rPr>
          <w:rFonts w:ascii="Arial" w:hAnsi="Arial"/>
          <w:color w:val="002060"/>
          <w:sz w:val="24"/>
          <w:szCs w:val="24"/>
        </w:rPr>
        <w:t>underscores</w:t>
      </w:r>
      <w:r w:rsidRPr="005E553D">
        <w:rPr>
          <w:rFonts w:ascii="Arial" w:hAnsi="Arial"/>
          <w:color w:val="002060"/>
          <w:sz w:val="24"/>
          <w:szCs w:val="24"/>
        </w:rPr>
        <w:t xml:space="preserve"> the reporting quality of vessels.</w:t>
      </w:r>
      <w:r w:rsidR="00F855C4" w:rsidRPr="005E553D">
        <w:rPr>
          <w:rFonts w:ascii="Arial" w:hAnsi="Arial"/>
          <w:color w:val="002060"/>
          <w:sz w:val="24"/>
          <w:szCs w:val="24"/>
        </w:rPr>
        <w:t xml:space="preserve"> </w:t>
      </w:r>
      <w:r w:rsidR="001622EE" w:rsidRPr="005E553D">
        <w:rPr>
          <w:rFonts w:ascii="Arial" w:eastAsia="Calibri" w:hAnsi="Arial"/>
          <w:color w:val="002060"/>
          <w:sz w:val="24"/>
          <w:szCs w:val="24"/>
        </w:rPr>
        <w:t xml:space="preserve">VPR </w:t>
      </w:r>
      <w:r w:rsidR="00682158" w:rsidRPr="005E553D">
        <w:rPr>
          <w:rFonts w:ascii="Arial" w:eastAsia="Calibri" w:hAnsi="Arial"/>
          <w:color w:val="002060"/>
          <w:sz w:val="24"/>
          <w:szCs w:val="24"/>
        </w:rPr>
        <w:t>for the BS Fleet in Q</w:t>
      </w:r>
      <w:r w:rsidR="00B042CE">
        <w:rPr>
          <w:rFonts w:ascii="Arial" w:eastAsia="Calibri" w:hAnsi="Arial"/>
          <w:color w:val="002060"/>
          <w:sz w:val="24"/>
          <w:szCs w:val="24"/>
        </w:rPr>
        <w:t>4</w:t>
      </w:r>
      <w:r w:rsidR="00682158" w:rsidRPr="005E553D">
        <w:rPr>
          <w:rFonts w:ascii="Arial" w:eastAsia="Calibri" w:hAnsi="Arial"/>
          <w:color w:val="002060"/>
          <w:sz w:val="24"/>
          <w:szCs w:val="24"/>
        </w:rPr>
        <w:t>/24 stands at 7</w:t>
      </w:r>
      <w:r w:rsidR="00756FCD">
        <w:rPr>
          <w:rFonts w:ascii="Arial" w:eastAsia="Calibri" w:hAnsi="Arial"/>
          <w:color w:val="002060"/>
          <w:sz w:val="24"/>
          <w:szCs w:val="24"/>
        </w:rPr>
        <w:t>4.04%</w:t>
      </w:r>
      <w:r w:rsidR="00F855C4" w:rsidRPr="005E553D">
        <w:rPr>
          <w:rFonts w:ascii="Arial" w:eastAsia="Calibri" w:hAnsi="Arial"/>
          <w:color w:val="002060"/>
          <w:sz w:val="24"/>
          <w:szCs w:val="24"/>
        </w:rPr>
        <w:t>.</w:t>
      </w:r>
    </w:p>
    <w:p w14:paraId="0C43A2D3" w14:textId="66A335C4" w:rsidR="00BF0B62" w:rsidRDefault="005A1A29" w:rsidP="00C63E8F">
      <w:pPr>
        <w:spacing w:line="256" w:lineRule="auto"/>
        <w:rPr>
          <w:rFonts w:ascii="Arial" w:eastAsia="Calibri" w:hAnsi="Arial"/>
          <w:color w:val="002060"/>
          <w:sz w:val="24"/>
          <w:szCs w:val="24"/>
        </w:rPr>
      </w:pPr>
      <w:r w:rsidRPr="005E553D">
        <w:rPr>
          <w:rFonts w:ascii="Arial" w:eastAsia="Calibri" w:hAnsi="Arial"/>
          <w:color w:val="002060"/>
          <w:sz w:val="24"/>
          <w:szCs w:val="24"/>
        </w:rPr>
        <w:t xml:space="preserve"> </w:t>
      </w:r>
    </w:p>
    <w:tbl>
      <w:tblPr>
        <w:tblW w:w="10420" w:type="dxa"/>
        <w:tblLook w:val="04A0" w:firstRow="1" w:lastRow="0" w:firstColumn="1" w:lastColumn="0" w:noHBand="0" w:noVBand="1"/>
      </w:tblPr>
      <w:tblGrid>
        <w:gridCol w:w="1980"/>
        <w:gridCol w:w="1460"/>
        <w:gridCol w:w="2100"/>
        <w:gridCol w:w="2100"/>
        <w:gridCol w:w="2780"/>
      </w:tblGrid>
      <w:tr w:rsidR="00380675" w:rsidRPr="00380675" w14:paraId="6706621D" w14:textId="77777777" w:rsidTr="00380675">
        <w:trPr>
          <w:trHeight w:val="320"/>
        </w:trPr>
        <w:tc>
          <w:tcPr>
            <w:tcW w:w="19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6B74C4F" w14:textId="77777777" w:rsidR="00380675" w:rsidRPr="00380675" w:rsidRDefault="00380675" w:rsidP="00380675">
            <w:pPr>
              <w:spacing w:after="0" w:line="240" w:lineRule="auto"/>
              <w:jc w:val="center"/>
              <w:rPr>
                <w:rFonts w:ascii="Arial" w:eastAsia="Times New Roman" w:hAnsi="Arial" w:cs="Arial"/>
                <w:b/>
                <w:bCs/>
                <w:color w:val="002060"/>
                <w:sz w:val="24"/>
                <w:szCs w:val="24"/>
                <w:lang w:val="en-IN" w:eastAsia="en-IN"/>
              </w:rPr>
            </w:pPr>
            <w:r w:rsidRPr="00380675">
              <w:rPr>
                <w:rFonts w:ascii="Arial" w:eastAsia="Times New Roman" w:hAnsi="Arial" w:cs="Arial"/>
                <w:b/>
                <w:bCs/>
                <w:color w:val="002060"/>
                <w:sz w:val="24"/>
                <w:szCs w:val="24"/>
                <w:lang w:val="en-IN" w:eastAsia="en-IN"/>
              </w:rPr>
              <w:t>Quarter</w:t>
            </w:r>
          </w:p>
        </w:tc>
        <w:tc>
          <w:tcPr>
            <w:tcW w:w="1460" w:type="dxa"/>
            <w:tcBorders>
              <w:top w:val="single" w:sz="8" w:space="0" w:color="auto"/>
              <w:left w:val="nil"/>
              <w:bottom w:val="single" w:sz="8" w:space="0" w:color="auto"/>
              <w:right w:val="single" w:sz="8" w:space="0" w:color="auto"/>
            </w:tcBorders>
            <w:shd w:val="clear" w:color="000000" w:fill="92D050"/>
            <w:vAlign w:val="center"/>
            <w:hideMark/>
          </w:tcPr>
          <w:p w14:paraId="70F77A51" w14:textId="77777777" w:rsidR="00380675" w:rsidRPr="00380675" w:rsidRDefault="00380675" w:rsidP="00380675">
            <w:pPr>
              <w:spacing w:after="0" w:line="240" w:lineRule="auto"/>
              <w:jc w:val="center"/>
              <w:rPr>
                <w:rFonts w:ascii="Arial" w:eastAsia="Times New Roman" w:hAnsi="Arial" w:cs="Arial"/>
                <w:b/>
                <w:bCs/>
                <w:color w:val="002060"/>
                <w:sz w:val="24"/>
                <w:szCs w:val="24"/>
                <w:lang w:val="en-IN" w:eastAsia="en-IN"/>
              </w:rPr>
            </w:pPr>
            <w:r w:rsidRPr="00380675">
              <w:rPr>
                <w:rFonts w:ascii="Arial" w:eastAsia="Times New Roman" w:hAnsi="Arial" w:cs="Arial"/>
                <w:b/>
                <w:bCs/>
                <w:color w:val="002060"/>
                <w:sz w:val="24"/>
                <w:szCs w:val="24"/>
                <w:lang w:val="en-IN" w:eastAsia="en-IN"/>
              </w:rPr>
              <w:t>VPR</w:t>
            </w:r>
          </w:p>
        </w:tc>
        <w:tc>
          <w:tcPr>
            <w:tcW w:w="2100" w:type="dxa"/>
            <w:tcBorders>
              <w:top w:val="single" w:sz="8" w:space="0" w:color="auto"/>
              <w:left w:val="nil"/>
              <w:bottom w:val="single" w:sz="8" w:space="0" w:color="auto"/>
              <w:right w:val="single" w:sz="8" w:space="0" w:color="auto"/>
            </w:tcBorders>
            <w:shd w:val="clear" w:color="000000" w:fill="92D050"/>
            <w:vAlign w:val="center"/>
            <w:hideMark/>
          </w:tcPr>
          <w:p w14:paraId="611C6CEF" w14:textId="77777777" w:rsidR="00380675" w:rsidRPr="00380675" w:rsidRDefault="00380675" w:rsidP="00380675">
            <w:pPr>
              <w:spacing w:after="0" w:line="240" w:lineRule="auto"/>
              <w:jc w:val="center"/>
              <w:rPr>
                <w:rFonts w:ascii="Arial" w:eastAsia="Times New Roman" w:hAnsi="Arial" w:cs="Arial"/>
                <w:b/>
                <w:bCs/>
                <w:color w:val="002060"/>
                <w:sz w:val="24"/>
                <w:szCs w:val="24"/>
                <w:lang w:val="en-IN" w:eastAsia="en-IN"/>
              </w:rPr>
            </w:pPr>
            <w:r w:rsidRPr="00380675">
              <w:rPr>
                <w:rFonts w:ascii="Arial" w:eastAsia="Times New Roman" w:hAnsi="Arial" w:cs="Arial"/>
                <w:b/>
                <w:bCs/>
                <w:color w:val="002060"/>
                <w:sz w:val="24"/>
                <w:szCs w:val="24"/>
                <w:lang w:val="en-IN" w:eastAsia="en-IN"/>
              </w:rPr>
              <w:t>Green Zone</w:t>
            </w:r>
          </w:p>
        </w:tc>
        <w:tc>
          <w:tcPr>
            <w:tcW w:w="2100" w:type="dxa"/>
            <w:tcBorders>
              <w:top w:val="single" w:sz="8" w:space="0" w:color="auto"/>
              <w:left w:val="nil"/>
              <w:bottom w:val="single" w:sz="8" w:space="0" w:color="auto"/>
              <w:right w:val="single" w:sz="8" w:space="0" w:color="auto"/>
            </w:tcBorders>
            <w:shd w:val="clear" w:color="000000" w:fill="FFC000"/>
            <w:vAlign w:val="center"/>
            <w:hideMark/>
          </w:tcPr>
          <w:p w14:paraId="1A8C023D" w14:textId="77777777" w:rsidR="00380675" w:rsidRPr="00380675" w:rsidRDefault="00380675" w:rsidP="00380675">
            <w:pPr>
              <w:spacing w:after="0" w:line="240" w:lineRule="auto"/>
              <w:jc w:val="center"/>
              <w:rPr>
                <w:rFonts w:ascii="Arial" w:eastAsia="Times New Roman" w:hAnsi="Arial" w:cs="Arial"/>
                <w:b/>
                <w:bCs/>
                <w:color w:val="002060"/>
                <w:sz w:val="24"/>
                <w:szCs w:val="24"/>
                <w:lang w:val="en-IN" w:eastAsia="en-IN"/>
              </w:rPr>
            </w:pPr>
            <w:r w:rsidRPr="00380675">
              <w:rPr>
                <w:rFonts w:ascii="Arial" w:eastAsia="Times New Roman" w:hAnsi="Arial" w:cs="Arial"/>
                <w:b/>
                <w:bCs/>
                <w:color w:val="002060"/>
                <w:sz w:val="24"/>
                <w:szCs w:val="24"/>
                <w:lang w:val="en-IN" w:eastAsia="en-IN"/>
              </w:rPr>
              <w:t>Orange Zone</w:t>
            </w:r>
          </w:p>
        </w:tc>
        <w:tc>
          <w:tcPr>
            <w:tcW w:w="2780" w:type="dxa"/>
            <w:tcBorders>
              <w:top w:val="single" w:sz="8" w:space="0" w:color="auto"/>
              <w:left w:val="nil"/>
              <w:bottom w:val="single" w:sz="8" w:space="0" w:color="auto"/>
              <w:right w:val="single" w:sz="8" w:space="0" w:color="auto"/>
            </w:tcBorders>
            <w:shd w:val="clear" w:color="000000" w:fill="FF0000"/>
            <w:vAlign w:val="center"/>
            <w:hideMark/>
          </w:tcPr>
          <w:p w14:paraId="083EA9D7" w14:textId="77777777" w:rsidR="00380675" w:rsidRPr="00380675" w:rsidRDefault="00380675" w:rsidP="00380675">
            <w:pPr>
              <w:spacing w:after="0" w:line="240" w:lineRule="auto"/>
              <w:jc w:val="center"/>
              <w:rPr>
                <w:rFonts w:ascii="Arial" w:eastAsia="Times New Roman" w:hAnsi="Arial" w:cs="Arial"/>
                <w:b/>
                <w:bCs/>
                <w:color w:val="002060"/>
                <w:sz w:val="24"/>
                <w:szCs w:val="24"/>
                <w:lang w:val="en-IN" w:eastAsia="en-IN"/>
              </w:rPr>
            </w:pPr>
            <w:r w:rsidRPr="00380675">
              <w:rPr>
                <w:rFonts w:ascii="Arial" w:eastAsia="Times New Roman" w:hAnsi="Arial" w:cs="Arial"/>
                <w:b/>
                <w:bCs/>
                <w:color w:val="002060"/>
                <w:sz w:val="24"/>
                <w:szCs w:val="24"/>
                <w:lang w:val="en-IN" w:eastAsia="en-IN"/>
              </w:rPr>
              <w:t>Red Zone</w:t>
            </w:r>
          </w:p>
        </w:tc>
      </w:tr>
      <w:tr w:rsidR="00380675" w:rsidRPr="00380675" w14:paraId="7A96EB24" w14:textId="77777777" w:rsidTr="00380675">
        <w:trPr>
          <w:trHeight w:val="320"/>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7AEED789"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Q1 2024</w:t>
            </w:r>
          </w:p>
        </w:tc>
        <w:tc>
          <w:tcPr>
            <w:tcW w:w="1460" w:type="dxa"/>
            <w:tcBorders>
              <w:top w:val="nil"/>
              <w:left w:val="nil"/>
              <w:bottom w:val="single" w:sz="8" w:space="0" w:color="auto"/>
              <w:right w:val="single" w:sz="8" w:space="0" w:color="auto"/>
            </w:tcBorders>
            <w:shd w:val="clear" w:color="000000" w:fill="92D050"/>
            <w:vAlign w:val="center"/>
            <w:hideMark/>
          </w:tcPr>
          <w:p w14:paraId="37CF9D47"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73.85%</w:t>
            </w:r>
          </w:p>
        </w:tc>
        <w:tc>
          <w:tcPr>
            <w:tcW w:w="2100" w:type="dxa"/>
            <w:tcBorders>
              <w:top w:val="nil"/>
              <w:left w:val="nil"/>
              <w:bottom w:val="single" w:sz="8" w:space="0" w:color="auto"/>
              <w:right w:val="single" w:sz="8" w:space="0" w:color="auto"/>
            </w:tcBorders>
            <w:shd w:val="clear" w:color="000000" w:fill="92D050"/>
            <w:vAlign w:val="center"/>
            <w:hideMark/>
          </w:tcPr>
          <w:p w14:paraId="32D18609"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52</w:t>
            </w:r>
          </w:p>
        </w:tc>
        <w:tc>
          <w:tcPr>
            <w:tcW w:w="2100" w:type="dxa"/>
            <w:tcBorders>
              <w:top w:val="nil"/>
              <w:left w:val="nil"/>
              <w:bottom w:val="single" w:sz="8" w:space="0" w:color="auto"/>
              <w:right w:val="single" w:sz="8" w:space="0" w:color="auto"/>
            </w:tcBorders>
            <w:shd w:val="clear" w:color="000000" w:fill="FFC000"/>
            <w:vAlign w:val="center"/>
            <w:hideMark/>
          </w:tcPr>
          <w:p w14:paraId="2B0FC78F"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17</w:t>
            </w:r>
          </w:p>
        </w:tc>
        <w:tc>
          <w:tcPr>
            <w:tcW w:w="2780" w:type="dxa"/>
            <w:tcBorders>
              <w:top w:val="nil"/>
              <w:left w:val="nil"/>
              <w:bottom w:val="single" w:sz="8" w:space="0" w:color="auto"/>
              <w:right w:val="single" w:sz="8" w:space="0" w:color="auto"/>
            </w:tcBorders>
            <w:shd w:val="clear" w:color="000000" w:fill="FF0000"/>
            <w:vAlign w:val="center"/>
            <w:hideMark/>
          </w:tcPr>
          <w:p w14:paraId="17678CF2"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0</w:t>
            </w:r>
          </w:p>
        </w:tc>
      </w:tr>
      <w:tr w:rsidR="00380675" w:rsidRPr="00380675" w14:paraId="2295B558" w14:textId="77777777" w:rsidTr="00380675">
        <w:trPr>
          <w:trHeight w:val="320"/>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0AC7AC02"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Q2 2024</w:t>
            </w:r>
          </w:p>
        </w:tc>
        <w:tc>
          <w:tcPr>
            <w:tcW w:w="1460" w:type="dxa"/>
            <w:tcBorders>
              <w:top w:val="nil"/>
              <w:left w:val="nil"/>
              <w:bottom w:val="single" w:sz="8" w:space="0" w:color="auto"/>
              <w:right w:val="single" w:sz="8" w:space="0" w:color="auto"/>
            </w:tcBorders>
            <w:shd w:val="clear" w:color="000000" w:fill="92D050"/>
            <w:vAlign w:val="center"/>
            <w:hideMark/>
          </w:tcPr>
          <w:p w14:paraId="291E79CE"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73.00%</w:t>
            </w:r>
          </w:p>
        </w:tc>
        <w:tc>
          <w:tcPr>
            <w:tcW w:w="2100" w:type="dxa"/>
            <w:tcBorders>
              <w:top w:val="nil"/>
              <w:left w:val="nil"/>
              <w:bottom w:val="single" w:sz="8" w:space="0" w:color="auto"/>
              <w:right w:val="single" w:sz="8" w:space="0" w:color="auto"/>
            </w:tcBorders>
            <w:shd w:val="clear" w:color="000000" w:fill="92D050"/>
            <w:vAlign w:val="center"/>
            <w:hideMark/>
          </w:tcPr>
          <w:p w14:paraId="1133ACB4"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49</w:t>
            </w:r>
          </w:p>
        </w:tc>
        <w:tc>
          <w:tcPr>
            <w:tcW w:w="2100" w:type="dxa"/>
            <w:tcBorders>
              <w:top w:val="nil"/>
              <w:left w:val="nil"/>
              <w:bottom w:val="single" w:sz="8" w:space="0" w:color="auto"/>
              <w:right w:val="single" w:sz="8" w:space="0" w:color="auto"/>
            </w:tcBorders>
            <w:shd w:val="clear" w:color="000000" w:fill="FFC000"/>
            <w:vAlign w:val="center"/>
            <w:hideMark/>
          </w:tcPr>
          <w:p w14:paraId="06753934"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20</w:t>
            </w:r>
          </w:p>
        </w:tc>
        <w:tc>
          <w:tcPr>
            <w:tcW w:w="2780" w:type="dxa"/>
            <w:tcBorders>
              <w:top w:val="nil"/>
              <w:left w:val="nil"/>
              <w:bottom w:val="single" w:sz="8" w:space="0" w:color="auto"/>
              <w:right w:val="single" w:sz="8" w:space="0" w:color="auto"/>
            </w:tcBorders>
            <w:shd w:val="clear" w:color="000000" w:fill="FF0000"/>
            <w:vAlign w:val="center"/>
            <w:hideMark/>
          </w:tcPr>
          <w:p w14:paraId="5A204220"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0</w:t>
            </w:r>
          </w:p>
        </w:tc>
      </w:tr>
      <w:tr w:rsidR="00380675" w:rsidRPr="00380675" w14:paraId="2E7E781F" w14:textId="77777777" w:rsidTr="00380675">
        <w:trPr>
          <w:trHeight w:val="320"/>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645AC423"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Q3 2024</w:t>
            </w:r>
          </w:p>
        </w:tc>
        <w:tc>
          <w:tcPr>
            <w:tcW w:w="1460" w:type="dxa"/>
            <w:tcBorders>
              <w:top w:val="nil"/>
              <w:left w:val="nil"/>
              <w:bottom w:val="single" w:sz="8" w:space="0" w:color="auto"/>
              <w:right w:val="single" w:sz="8" w:space="0" w:color="auto"/>
            </w:tcBorders>
            <w:shd w:val="clear" w:color="000000" w:fill="92D050"/>
            <w:vAlign w:val="center"/>
            <w:hideMark/>
          </w:tcPr>
          <w:p w14:paraId="09236462"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73.36%</w:t>
            </w:r>
          </w:p>
        </w:tc>
        <w:tc>
          <w:tcPr>
            <w:tcW w:w="2100" w:type="dxa"/>
            <w:tcBorders>
              <w:top w:val="nil"/>
              <w:left w:val="nil"/>
              <w:bottom w:val="single" w:sz="8" w:space="0" w:color="auto"/>
              <w:right w:val="single" w:sz="8" w:space="0" w:color="auto"/>
            </w:tcBorders>
            <w:shd w:val="clear" w:color="000000" w:fill="92D050"/>
            <w:vAlign w:val="center"/>
            <w:hideMark/>
          </w:tcPr>
          <w:p w14:paraId="2DCECC22"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53</w:t>
            </w:r>
          </w:p>
        </w:tc>
        <w:tc>
          <w:tcPr>
            <w:tcW w:w="2100" w:type="dxa"/>
            <w:tcBorders>
              <w:top w:val="nil"/>
              <w:left w:val="nil"/>
              <w:bottom w:val="single" w:sz="8" w:space="0" w:color="auto"/>
              <w:right w:val="single" w:sz="8" w:space="0" w:color="auto"/>
            </w:tcBorders>
            <w:shd w:val="clear" w:color="000000" w:fill="FFC000"/>
            <w:vAlign w:val="center"/>
            <w:hideMark/>
          </w:tcPr>
          <w:p w14:paraId="717A0798"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18</w:t>
            </w:r>
          </w:p>
        </w:tc>
        <w:tc>
          <w:tcPr>
            <w:tcW w:w="2780" w:type="dxa"/>
            <w:tcBorders>
              <w:top w:val="nil"/>
              <w:left w:val="nil"/>
              <w:bottom w:val="single" w:sz="8" w:space="0" w:color="auto"/>
              <w:right w:val="single" w:sz="8" w:space="0" w:color="auto"/>
            </w:tcBorders>
            <w:shd w:val="clear" w:color="000000" w:fill="FF0000"/>
            <w:vAlign w:val="center"/>
            <w:hideMark/>
          </w:tcPr>
          <w:p w14:paraId="71824ADA"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0</w:t>
            </w:r>
          </w:p>
        </w:tc>
      </w:tr>
      <w:tr w:rsidR="00380675" w:rsidRPr="00380675" w14:paraId="72B73823" w14:textId="77777777" w:rsidTr="00380675">
        <w:trPr>
          <w:trHeight w:val="320"/>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44D2F888"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Q4 2024</w:t>
            </w:r>
          </w:p>
        </w:tc>
        <w:tc>
          <w:tcPr>
            <w:tcW w:w="1460" w:type="dxa"/>
            <w:tcBorders>
              <w:top w:val="nil"/>
              <w:left w:val="nil"/>
              <w:bottom w:val="single" w:sz="8" w:space="0" w:color="auto"/>
              <w:right w:val="single" w:sz="8" w:space="0" w:color="auto"/>
            </w:tcBorders>
            <w:shd w:val="clear" w:color="000000" w:fill="92D050"/>
            <w:vAlign w:val="center"/>
            <w:hideMark/>
          </w:tcPr>
          <w:p w14:paraId="6C9546E1"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74.04%</w:t>
            </w:r>
          </w:p>
        </w:tc>
        <w:tc>
          <w:tcPr>
            <w:tcW w:w="2100" w:type="dxa"/>
            <w:tcBorders>
              <w:top w:val="nil"/>
              <w:left w:val="nil"/>
              <w:bottom w:val="single" w:sz="8" w:space="0" w:color="auto"/>
              <w:right w:val="single" w:sz="8" w:space="0" w:color="auto"/>
            </w:tcBorders>
            <w:shd w:val="clear" w:color="000000" w:fill="92D050"/>
            <w:vAlign w:val="center"/>
            <w:hideMark/>
          </w:tcPr>
          <w:p w14:paraId="35CD1EE6"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54</w:t>
            </w:r>
          </w:p>
        </w:tc>
        <w:tc>
          <w:tcPr>
            <w:tcW w:w="2100" w:type="dxa"/>
            <w:tcBorders>
              <w:top w:val="nil"/>
              <w:left w:val="nil"/>
              <w:bottom w:val="single" w:sz="8" w:space="0" w:color="auto"/>
              <w:right w:val="single" w:sz="8" w:space="0" w:color="auto"/>
            </w:tcBorders>
            <w:shd w:val="clear" w:color="000000" w:fill="FFC000"/>
            <w:vAlign w:val="center"/>
            <w:hideMark/>
          </w:tcPr>
          <w:p w14:paraId="19272C75"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15</w:t>
            </w:r>
          </w:p>
        </w:tc>
        <w:tc>
          <w:tcPr>
            <w:tcW w:w="2780" w:type="dxa"/>
            <w:tcBorders>
              <w:top w:val="nil"/>
              <w:left w:val="nil"/>
              <w:bottom w:val="single" w:sz="8" w:space="0" w:color="auto"/>
              <w:right w:val="single" w:sz="8" w:space="0" w:color="auto"/>
            </w:tcBorders>
            <w:shd w:val="clear" w:color="000000" w:fill="FF0000"/>
            <w:vAlign w:val="center"/>
            <w:hideMark/>
          </w:tcPr>
          <w:p w14:paraId="0EE14240" w14:textId="77777777" w:rsidR="00380675" w:rsidRPr="00380675" w:rsidRDefault="00380675" w:rsidP="00380675">
            <w:pPr>
              <w:spacing w:after="0" w:line="240" w:lineRule="auto"/>
              <w:jc w:val="center"/>
              <w:rPr>
                <w:rFonts w:ascii="Arial" w:eastAsia="Times New Roman" w:hAnsi="Arial" w:cs="Arial"/>
                <w:color w:val="002060"/>
                <w:sz w:val="24"/>
                <w:szCs w:val="24"/>
                <w:lang w:val="en-IN" w:eastAsia="en-IN"/>
              </w:rPr>
            </w:pPr>
            <w:r w:rsidRPr="00380675">
              <w:rPr>
                <w:rFonts w:ascii="Arial" w:eastAsia="Times New Roman" w:hAnsi="Arial" w:cs="Arial"/>
                <w:color w:val="002060"/>
                <w:sz w:val="24"/>
                <w:szCs w:val="24"/>
                <w:lang w:val="en-IN" w:eastAsia="en-IN"/>
              </w:rPr>
              <w:t>0</w:t>
            </w:r>
          </w:p>
        </w:tc>
      </w:tr>
    </w:tbl>
    <w:p w14:paraId="02C75B89" w14:textId="77777777" w:rsidR="0003314F" w:rsidRDefault="0003314F" w:rsidP="00C63E8F">
      <w:pPr>
        <w:spacing w:line="256" w:lineRule="auto"/>
        <w:rPr>
          <w:rFonts w:ascii="Arial" w:eastAsia="Calibri" w:hAnsi="Arial"/>
          <w:color w:val="002060"/>
          <w:sz w:val="24"/>
          <w:szCs w:val="24"/>
        </w:rPr>
      </w:pPr>
    </w:p>
    <w:p w14:paraId="223EDED2" w14:textId="08C492F2" w:rsidR="00BF0B62" w:rsidRDefault="0003314F" w:rsidP="00F47FC5">
      <w:pPr>
        <w:spacing w:line="256" w:lineRule="auto"/>
        <w:rPr>
          <w:rFonts w:ascii="Arial" w:eastAsia="Calibri" w:hAnsi="Arial"/>
          <w:color w:val="002060"/>
          <w:sz w:val="24"/>
          <w:szCs w:val="24"/>
        </w:rPr>
      </w:pPr>
      <w:r>
        <w:rPr>
          <w:noProof/>
        </w:rPr>
        <w:drawing>
          <wp:inline distT="0" distB="0" distL="0" distR="0" wp14:anchorId="0D5CF1CF" wp14:editId="62BE546D">
            <wp:extent cx="6642100" cy="2454910"/>
            <wp:effectExtent l="19050" t="19050" r="25400" b="21590"/>
            <wp:docPr id="4" name="Picture 3">
              <a:extLst xmlns:a="http://schemas.openxmlformats.org/drawingml/2006/main">
                <a:ext uri="{FF2B5EF4-FFF2-40B4-BE49-F238E27FC236}">
                  <a16:creationId xmlns:a16="http://schemas.microsoft.com/office/drawing/2014/main" id="{DF48FC38-1245-2FE9-0FF0-1931AEA0B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48FC38-1245-2FE9-0FF0-1931AEA0BD55}"/>
                        </a:ext>
                      </a:extLst>
                    </pic:cNvPr>
                    <pic:cNvPicPr>
                      <a:picLocks noChangeAspect="1"/>
                    </pic:cNvPicPr>
                  </pic:nvPicPr>
                  <pic:blipFill>
                    <a:blip r:embed="rId13"/>
                    <a:stretch>
                      <a:fillRect/>
                    </a:stretch>
                  </pic:blipFill>
                  <pic:spPr>
                    <a:xfrm>
                      <a:off x="0" y="0"/>
                      <a:ext cx="6642100" cy="2454910"/>
                    </a:xfrm>
                    <a:prstGeom prst="rect">
                      <a:avLst/>
                    </a:prstGeom>
                    <a:ln w="3175">
                      <a:solidFill>
                        <a:srgbClr val="002060"/>
                      </a:solidFill>
                    </a:ln>
                  </pic:spPr>
                </pic:pic>
              </a:graphicData>
            </a:graphic>
          </wp:inline>
        </w:drawing>
      </w:r>
    </w:p>
    <w:p w14:paraId="57563856" w14:textId="77777777" w:rsidR="0061557F" w:rsidRPr="00F47FC5" w:rsidRDefault="0061557F" w:rsidP="00F47FC5">
      <w:pPr>
        <w:spacing w:line="256" w:lineRule="auto"/>
        <w:rPr>
          <w:rFonts w:ascii="Arial" w:eastAsia="Calibri" w:hAnsi="Arial"/>
          <w:color w:val="002060"/>
          <w:sz w:val="24"/>
          <w:szCs w:val="24"/>
        </w:rPr>
      </w:pPr>
    </w:p>
    <w:tbl>
      <w:tblPr>
        <w:tblStyle w:val="TableGrid"/>
        <w:tblW w:w="0" w:type="auto"/>
        <w:tblLook w:val="04A0" w:firstRow="1" w:lastRow="0" w:firstColumn="1" w:lastColumn="0" w:noHBand="0" w:noVBand="1"/>
      </w:tblPr>
      <w:tblGrid>
        <w:gridCol w:w="10450"/>
      </w:tblGrid>
      <w:tr w:rsidR="00B46D45" w:rsidRPr="00B46D45" w14:paraId="6C35F8BC" w14:textId="77777777" w:rsidTr="00CB5610">
        <w:tc>
          <w:tcPr>
            <w:tcW w:w="10450" w:type="dxa"/>
            <w:shd w:val="clear" w:color="auto" w:fill="DEEAF6" w:themeFill="accent1" w:themeFillTint="33"/>
          </w:tcPr>
          <w:p w14:paraId="0F2F0B4F" w14:textId="77777777" w:rsidR="00CB5610" w:rsidRPr="00B46D45" w:rsidRDefault="00CB5610" w:rsidP="00CB5610">
            <w:pPr>
              <w:rPr>
                <w:rFonts w:ascii="Arial" w:eastAsia="Calibri" w:hAnsi="Arial" w:cs="Arial"/>
                <w:b/>
                <w:bCs/>
                <w:noProof/>
                <w:color w:val="002060"/>
                <w:u w:val="single"/>
                <w:lang w:val="en-GB"/>
              </w:rPr>
            </w:pPr>
            <w:r w:rsidRPr="00B46D45">
              <w:rPr>
                <w:rFonts w:ascii="Arial" w:eastAsia="Calibri" w:hAnsi="Arial" w:cs="Arial"/>
                <w:b/>
                <w:bCs/>
                <w:noProof/>
                <w:color w:val="002060"/>
                <w:u w:val="single"/>
                <w:lang w:val="en-GB"/>
              </w:rPr>
              <w:t>Note:</w:t>
            </w:r>
          </w:p>
          <w:p w14:paraId="10648DD8" w14:textId="1E7A190C" w:rsidR="005B242C" w:rsidRPr="00EA7FF3" w:rsidRDefault="00B73D1A" w:rsidP="00AC243B">
            <w:pPr>
              <w:pStyle w:val="ListParagraph"/>
              <w:numPr>
                <w:ilvl w:val="0"/>
                <w:numId w:val="33"/>
              </w:numPr>
              <w:spacing w:after="0"/>
              <w:rPr>
                <w:rFonts w:ascii="Arial" w:eastAsia="Calibri" w:hAnsi="Arial"/>
                <w:noProof/>
                <w:color w:val="002060"/>
                <w:sz w:val="24"/>
                <w:szCs w:val="24"/>
                <w:lang w:val="en-GB"/>
              </w:rPr>
            </w:pPr>
            <w:r>
              <w:rPr>
                <w:rFonts w:ascii="Arial" w:eastAsia="Calibri" w:hAnsi="Arial"/>
                <w:noProof/>
                <w:color w:val="002060"/>
                <w:sz w:val="24"/>
                <w:szCs w:val="24"/>
                <w:lang w:val="en-GB"/>
              </w:rPr>
              <w:t>There will be change in the VPR numbers from Q</w:t>
            </w:r>
            <w:r w:rsidR="001B5827">
              <w:rPr>
                <w:rFonts w:ascii="Arial" w:eastAsia="Calibri" w:hAnsi="Arial"/>
                <w:noProof/>
                <w:color w:val="002060"/>
                <w:sz w:val="24"/>
                <w:szCs w:val="24"/>
                <w:lang w:val="en-GB"/>
              </w:rPr>
              <w:t>3</w:t>
            </w:r>
            <w:r>
              <w:rPr>
                <w:rFonts w:ascii="Arial" w:eastAsia="Calibri" w:hAnsi="Arial"/>
                <w:noProof/>
                <w:color w:val="002060"/>
                <w:sz w:val="24"/>
                <w:szCs w:val="24"/>
                <w:lang w:val="en-GB"/>
              </w:rPr>
              <w:t xml:space="preserve"> report because of the logic changes </w:t>
            </w:r>
            <w:r w:rsidRPr="00EA7FF3">
              <w:rPr>
                <w:rFonts w:ascii="Arial" w:eastAsia="Calibri" w:hAnsi="Arial"/>
                <w:noProof/>
                <w:color w:val="002060"/>
                <w:sz w:val="24"/>
                <w:szCs w:val="24"/>
                <w:lang w:val="en-GB"/>
              </w:rPr>
              <w:t xml:space="preserve">and </w:t>
            </w:r>
            <w:r w:rsidR="005B242C" w:rsidRPr="00EA7FF3">
              <w:rPr>
                <w:rFonts w:ascii="Arial" w:eastAsia="Calibri" w:hAnsi="Arial"/>
                <w:noProof/>
                <w:color w:val="002060"/>
                <w:sz w:val="24"/>
                <w:szCs w:val="24"/>
                <w:lang w:val="en-GB"/>
              </w:rPr>
              <w:t>historic re run of the Performance tool.</w:t>
            </w:r>
          </w:p>
          <w:p w14:paraId="3D509A16" w14:textId="131F10B2" w:rsidR="00627BF7" w:rsidRPr="00EA7FF3" w:rsidRDefault="00627BF7" w:rsidP="00AC243B">
            <w:pPr>
              <w:pStyle w:val="ListParagraph"/>
              <w:numPr>
                <w:ilvl w:val="0"/>
                <w:numId w:val="33"/>
              </w:numPr>
              <w:spacing w:after="0"/>
              <w:rPr>
                <w:rFonts w:ascii="Arial" w:eastAsia="Calibri" w:hAnsi="Arial"/>
                <w:noProof/>
                <w:color w:val="002060"/>
                <w:sz w:val="24"/>
                <w:szCs w:val="24"/>
                <w:lang w:val="en-GB"/>
              </w:rPr>
            </w:pPr>
            <w:r w:rsidRPr="00EA7FF3">
              <w:rPr>
                <w:rFonts w:ascii="Arial" w:eastAsia="Calibri" w:hAnsi="Arial"/>
                <w:noProof/>
                <w:color w:val="002060"/>
                <w:sz w:val="24"/>
                <w:szCs w:val="24"/>
                <w:lang w:val="en-GB"/>
              </w:rPr>
              <w:t>Kairos VPR page is undergoing</w:t>
            </w:r>
            <w:r w:rsidR="00834215" w:rsidRPr="00EA7FF3">
              <w:rPr>
                <w:rFonts w:ascii="Arial" w:eastAsia="Calibri" w:hAnsi="Arial"/>
                <w:noProof/>
                <w:color w:val="002060"/>
                <w:sz w:val="24"/>
                <w:szCs w:val="24"/>
                <w:lang w:val="en-GB"/>
              </w:rPr>
              <w:t xml:space="preserve"> revamp to cater the applicable KPIs</w:t>
            </w:r>
            <w:r w:rsidR="00EA7FF3" w:rsidRPr="00EA7FF3">
              <w:rPr>
                <w:rFonts w:ascii="Arial" w:eastAsia="Calibri" w:hAnsi="Arial"/>
                <w:noProof/>
                <w:color w:val="002060"/>
                <w:sz w:val="24"/>
                <w:szCs w:val="24"/>
                <w:lang w:val="en-GB"/>
              </w:rPr>
              <w:t>, thus excluded from this report.</w:t>
            </w:r>
          </w:p>
          <w:p w14:paraId="000E2EC6" w14:textId="77777777" w:rsidR="005E569E" w:rsidRDefault="005E569E" w:rsidP="00AC243B">
            <w:pPr>
              <w:pStyle w:val="ListParagraph"/>
              <w:numPr>
                <w:ilvl w:val="0"/>
                <w:numId w:val="33"/>
              </w:numPr>
              <w:spacing w:after="0"/>
              <w:rPr>
                <w:rFonts w:ascii="Arial" w:eastAsia="Calibri" w:hAnsi="Arial"/>
                <w:noProof/>
                <w:color w:val="002060"/>
                <w:sz w:val="24"/>
                <w:szCs w:val="24"/>
                <w:lang w:val="en-GB"/>
              </w:rPr>
            </w:pPr>
            <w:r w:rsidRPr="00B46D45">
              <w:rPr>
                <w:rFonts w:ascii="Arial" w:eastAsia="Calibri" w:hAnsi="Arial"/>
                <w:noProof/>
                <w:color w:val="002060"/>
                <w:sz w:val="24"/>
                <w:szCs w:val="24"/>
                <w:lang w:val="en-GB"/>
              </w:rPr>
              <w:t>Weser Stahl is not modelled</w:t>
            </w:r>
            <w:r w:rsidR="00726149">
              <w:rPr>
                <w:rFonts w:ascii="Arial" w:eastAsia="Calibri" w:hAnsi="Arial"/>
                <w:noProof/>
                <w:color w:val="002060"/>
                <w:sz w:val="24"/>
                <w:szCs w:val="24"/>
                <w:lang w:val="en-GB"/>
              </w:rPr>
              <w:t xml:space="preserve"> due to </w:t>
            </w:r>
            <w:r w:rsidR="00CE26C8">
              <w:rPr>
                <w:rFonts w:ascii="Arial" w:eastAsia="Calibri" w:hAnsi="Arial"/>
                <w:noProof/>
                <w:color w:val="002060"/>
                <w:sz w:val="24"/>
                <w:szCs w:val="24"/>
                <w:lang w:val="en-GB"/>
              </w:rPr>
              <w:t xml:space="preserve">lack of </w:t>
            </w:r>
            <w:r w:rsidR="00AA7F71">
              <w:rPr>
                <w:rFonts w:ascii="Arial" w:eastAsia="Calibri" w:hAnsi="Arial"/>
                <w:noProof/>
                <w:color w:val="002060"/>
                <w:sz w:val="24"/>
                <w:szCs w:val="24"/>
                <w:lang w:val="en-GB"/>
              </w:rPr>
              <w:t>necessary</w:t>
            </w:r>
            <w:r w:rsidR="00CE26C8">
              <w:rPr>
                <w:rFonts w:ascii="Arial" w:eastAsia="Calibri" w:hAnsi="Arial"/>
                <w:noProof/>
                <w:color w:val="002060"/>
                <w:sz w:val="24"/>
                <w:szCs w:val="24"/>
                <w:lang w:val="en-GB"/>
              </w:rPr>
              <w:t xml:space="preserve"> drawings</w:t>
            </w:r>
            <w:r w:rsidR="00AA7F71">
              <w:rPr>
                <w:rFonts w:ascii="Arial" w:eastAsia="Calibri" w:hAnsi="Arial"/>
                <w:noProof/>
                <w:color w:val="002060"/>
                <w:sz w:val="24"/>
                <w:szCs w:val="24"/>
                <w:lang w:val="en-GB"/>
              </w:rPr>
              <w:t xml:space="preserve"> for digital twin modelling</w:t>
            </w:r>
            <w:r w:rsidR="00B46D45" w:rsidRPr="00B46D45">
              <w:rPr>
                <w:rFonts w:ascii="Arial" w:eastAsia="Calibri" w:hAnsi="Arial"/>
                <w:noProof/>
                <w:color w:val="002060"/>
                <w:sz w:val="24"/>
                <w:szCs w:val="24"/>
                <w:lang w:val="en-GB"/>
              </w:rPr>
              <w:t>.</w:t>
            </w:r>
          </w:p>
          <w:p w14:paraId="6BF68AC1" w14:textId="7DC941FA" w:rsidR="00C21785" w:rsidRPr="00137D8A" w:rsidRDefault="00C21785" w:rsidP="00137D8A">
            <w:pPr>
              <w:ind w:left="360"/>
              <w:rPr>
                <w:rFonts w:ascii="Arial" w:eastAsia="Calibri" w:hAnsi="Arial"/>
                <w:noProof/>
                <w:color w:val="002060"/>
                <w:sz w:val="24"/>
                <w:szCs w:val="24"/>
                <w:lang w:val="en-GB"/>
              </w:rPr>
            </w:pPr>
          </w:p>
        </w:tc>
      </w:tr>
    </w:tbl>
    <w:p w14:paraId="5086D5E8" w14:textId="77777777" w:rsidR="00BF0B62" w:rsidRDefault="00BF0B62" w:rsidP="00C2395B">
      <w:pPr>
        <w:rPr>
          <w:rFonts w:ascii="Arial" w:eastAsia="Calibri" w:hAnsi="Arial" w:cs="Arial"/>
          <w:noProof/>
          <w:sz w:val="24"/>
          <w:szCs w:val="24"/>
          <w:lang w:val="en-GB"/>
        </w:rPr>
      </w:pPr>
    </w:p>
    <w:p w14:paraId="7E176623" w14:textId="77777777" w:rsidR="00F47FC5" w:rsidRDefault="00F47FC5" w:rsidP="00C2395B">
      <w:pPr>
        <w:rPr>
          <w:rFonts w:ascii="Arial" w:eastAsia="Calibri" w:hAnsi="Arial" w:cs="Arial"/>
          <w:noProof/>
          <w:sz w:val="24"/>
          <w:szCs w:val="24"/>
          <w:lang w:val="en-GB"/>
        </w:rPr>
      </w:pPr>
    </w:p>
    <w:p w14:paraId="4AA3AE07" w14:textId="77777777" w:rsidR="00064950" w:rsidRDefault="00064950" w:rsidP="00C2395B">
      <w:pPr>
        <w:rPr>
          <w:rFonts w:ascii="Arial" w:eastAsia="Calibri" w:hAnsi="Arial" w:cs="Arial"/>
          <w:noProof/>
          <w:sz w:val="24"/>
          <w:szCs w:val="24"/>
          <w:lang w:val="en-GB"/>
        </w:rPr>
      </w:pPr>
    </w:p>
    <w:p w14:paraId="4A2E5A4C" w14:textId="7C5FA7DF" w:rsidR="00F10AC8" w:rsidRPr="00A01D5E" w:rsidRDefault="00F24A14" w:rsidP="00A01D5E">
      <w:pPr>
        <w:pStyle w:val="Heading1"/>
        <w:ind w:left="0"/>
        <w:rPr>
          <w:rFonts w:cs="Arial"/>
        </w:rPr>
      </w:pPr>
      <w:bookmarkStart w:id="5" w:name="_Toc167800894"/>
      <w:r>
        <w:rPr>
          <w:rFonts w:cs="Arial"/>
        </w:rPr>
        <w:lastRenderedPageBreak/>
        <w:t xml:space="preserve">3. </w:t>
      </w:r>
      <w:r w:rsidR="7E0F135C" w:rsidRPr="661F9FEE">
        <w:rPr>
          <w:rFonts w:cs="Arial"/>
        </w:rPr>
        <w:t xml:space="preserve">CII </w:t>
      </w:r>
      <w:r w:rsidR="00906CF1">
        <w:rPr>
          <w:rFonts w:cs="Arial"/>
        </w:rPr>
        <w:t>Rating</w:t>
      </w:r>
      <w:bookmarkEnd w:id="5"/>
    </w:p>
    <w:p w14:paraId="312624BD" w14:textId="3113CA2B" w:rsidR="00F10AC8" w:rsidRPr="00A442BE" w:rsidRDefault="00674E6E" w:rsidP="082B0432">
      <w:pPr>
        <w:rPr>
          <w:rFonts w:ascii="Arial" w:hAnsi="Arial" w:cs="Arial"/>
          <w:color w:val="002060"/>
          <w:sz w:val="24"/>
          <w:szCs w:val="24"/>
        </w:rPr>
      </w:pPr>
      <w:r>
        <w:rPr>
          <w:rFonts w:ascii="Arial" w:hAnsi="Arial" w:cs="Arial"/>
          <w:color w:val="002060"/>
          <w:sz w:val="24"/>
          <w:szCs w:val="24"/>
        </w:rPr>
        <w:t>The following</w:t>
      </w:r>
      <w:r w:rsidR="001D569C">
        <w:rPr>
          <w:rFonts w:ascii="Arial" w:hAnsi="Arial" w:cs="Arial"/>
          <w:color w:val="002060"/>
          <w:sz w:val="24"/>
          <w:szCs w:val="24"/>
        </w:rPr>
        <w:t xml:space="preserve"> table provides </w:t>
      </w:r>
      <w:r w:rsidR="00377EF8">
        <w:rPr>
          <w:rFonts w:ascii="Arial" w:hAnsi="Arial" w:cs="Arial"/>
          <w:color w:val="002060"/>
          <w:sz w:val="24"/>
          <w:szCs w:val="24"/>
        </w:rPr>
        <w:t xml:space="preserve">the 2024 </w:t>
      </w:r>
      <w:r w:rsidR="00F2032C">
        <w:rPr>
          <w:rFonts w:ascii="Arial" w:hAnsi="Arial" w:cs="Arial"/>
          <w:color w:val="002060"/>
          <w:sz w:val="24"/>
          <w:szCs w:val="24"/>
        </w:rPr>
        <w:t xml:space="preserve">Final </w:t>
      </w:r>
      <w:r w:rsidR="001D569C">
        <w:rPr>
          <w:rFonts w:ascii="Arial" w:hAnsi="Arial" w:cs="Arial"/>
          <w:color w:val="002060"/>
          <w:sz w:val="24"/>
          <w:szCs w:val="24"/>
        </w:rPr>
        <w:t xml:space="preserve">Corrected CII ratings of Bernhard Schulte </w:t>
      </w:r>
      <w:r w:rsidR="000A7DBC">
        <w:rPr>
          <w:rFonts w:ascii="Arial" w:hAnsi="Arial" w:cs="Arial"/>
          <w:color w:val="002060"/>
          <w:sz w:val="24"/>
          <w:szCs w:val="24"/>
        </w:rPr>
        <w:t>Fleet.</w:t>
      </w:r>
    </w:p>
    <w:p w14:paraId="60003D71" w14:textId="5D787BC4" w:rsidR="00CC6B25" w:rsidRDefault="00CB0014" w:rsidP="008E6EE9">
      <w:pPr>
        <w:rPr>
          <w:rFonts w:ascii="Arial" w:hAnsi="Arial" w:cs="Arial"/>
          <w:color w:val="002060"/>
        </w:rPr>
      </w:pPr>
      <w:r w:rsidRPr="00CB0014">
        <w:rPr>
          <w:noProof/>
        </w:rPr>
        <w:drawing>
          <wp:inline distT="0" distB="0" distL="0" distR="0" wp14:anchorId="4DB14262" wp14:editId="7AC79B74">
            <wp:extent cx="6281509" cy="7044538"/>
            <wp:effectExtent l="19050" t="19050" r="24130" b="23495"/>
            <wp:docPr id="1442314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6178" cy="7094633"/>
                    </a:xfrm>
                    <a:prstGeom prst="rect">
                      <a:avLst/>
                    </a:prstGeom>
                    <a:noFill/>
                    <a:ln>
                      <a:solidFill>
                        <a:srgbClr val="002060"/>
                      </a:solidFill>
                    </a:ln>
                  </pic:spPr>
                </pic:pic>
              </a:graphicData>
            </a:graphic>
          </wp:inline>
        </w:drawing>
      </w:r>
    </w:p>
    <w:p w14:paraId="7B8CA9FB" w14:textId="77777777" w:rsidR="00CC6B25" w:rsidRPr="00123BD3" w:rsidRDefault="00CC6B25" w:rsidP="00E0377E">
      <w:pPr>
        <w:pStyle w:val="Note"/>
        <w:rPr>
          <w:rFonts w:ascii="Arial" w:hAnsi="Arial" w:cs="Arial"/>
          <w:color w:val="002060"/>
        </w:rPr>
      </w:pPr>
      <w:r w:rsidRPr="00123BD3">
        <w:rPr>
          <w:rFonts w:ascii="Arial" w:hAnsi="Arial" w:cs="Arial"/>
          <w:color w:val="002060"/>
        </w:rPr>
        <w:t>Note: IMO DCS verification is in progress and the ratings are subject to change.</w:t>
      </w:r>
    </w:p>
    <w:p w14:paraId="1BBE57B2" w14:textId="77777777" w:rsidR="00CC6B25" w:rsidRPr="00CC6B25" w:rsidDel="002B63AC" w:rsidRDefault="00CC6B25" w:rsidP="00CC6B25">
      <w:pPr>
        <w:rPr>
          <w:del w:id="6" w:author="Nikhil Raman (BSM-IN)" w:date="2024-10-25T09:23:00Z" w16du:dateUtc="2024-10-25T07:23:00Z"/>
          <w:lang w:val="en-GB"/>
        </w:rPr>
      </w:pPr>
    </w:p>
    <w:p w14:paraId="56C49D5E" w14:textId="33ECB5A6" w:rsidR="00F41A0D" w:rsidRPr="00685737" w:rsidRDefault="00F24A14" w:rsidP="00685737">
      <w:pPr>
        <w:pStyle w:val="Heading1"/>
        <w:ind w:left="0"/>
      </w:pPr>
      <w:bookmarkStart w:id="7" w:name="_Toc167800895"/>
      <w:r>
        <w:rPr>
          <w:rFonts w:cs="Arial"/>
        </w:rPr>
        <w:lastRenderedPageBreak/>
        <w:t xml:space="preserve">4. </w:t>
      </w:r>
      <w:r w:rsidR="00B32207">
        <w:rPr>
          <w:rFonts w:cs="Arial"/>
        </w:rPr>
        <w:t>Main Engine Performance</w:t>
      </w:r>
      <w:bookmarkEnd w:id="7"/>
    </w:p>
    <w:p w14:paraId="47494FEB" w14:textId="34CA7A5A" w:rsidR="00F41A0D" w:rsidRPr="005E553D" w:rsidRDefault="00261580" w:rsidP="00ED54F2">
      <w:pPr>
        <w:rPr>
          <w:rFonts w:ascii="Arial" w:hAnsi="Arial" w:cs="Arial"/>
          <w:color w:val="002060"/>
          <w:sz w:val="24"/>
          <w:szCs w:val="24"/>
        </w:rPr>
      </w:pPr>
      <w:r w:rsidRPr="005E553D">
        <w:rPr>
          <w:rFonts w:ascii="Arial" w:hAnsi="Arial" w:cs="Arial"/>
          <w:color w:val="002060"/>
          <w:sz w:val="24"/>
          <w:szCs w:val="24"/>
        </w:rPr>
        <w:t xml:space="preserve">FPC has identified potential vessels </w:t>
      </w:r>
      <w:r w:rsidR="005C39A5" w:rsidRPr="005E553D">
        <w:rPr>
          <w:rFonts w:ascii="Arial" w:hAnsi="Arial" w:cs="Arial"/>
          <w:color w:val="002060"/>
          <w:sz w:val="24"/>
          <w:szCs w:val="24"/>
        </w:rPr>
        <w:t xml:space="preserve">for Main Engine Fuel Optimization. </w:t>
      </w:r>
      <w:r w:rsidR="009D7BDA">
        <w:rPr>
          <w:rFonts w:ascii="Arial" w:hAnsi="Arial" w:cs="Arial"/>
          <w:color w:val="002060"/>
          <w:sz w:val="24"/>
          <w:szCs w:val="24"/>
        </w:rPr>
        <w:t xml:space="preserve">FPC </w:t>
      </w:r>
      <w:r w:rsidR="00DA047A">
        <w:rPr>
          <w:rFonts w:ascii="Arial" w:hAnsi="Arial" w:cs="Arial"/>
          <w:color w:val="002060"/>
          <w:sz w:val="24"/>
          <w:szCs w:val="24"/>
        </w:rPr>
        <w:t xml:space="preserve">Performance </w:t>
      </w:r>
      <w:r w:rsidR="00FD29CB">
        <w:rPr>
          <w:rFonts w:ascii="Arial" w:hAnsi="Arial" w:cs="Arial"/>
          <w:color w:val="002060"/>
          <w:sz w:val="24"/>
          <w:szCs w:val="24"/>
        </w:rPr>
        <w:t>Superintendents</w:t>
      </w:r>
      <w:r w:rsidR="00B95381" w:rsidRPr="005E553D">
        <w:rPr>
          <w:rFonts w:ascii="Arial" w:hAnsi="Arial" w:cs="Arial"/>
          <w:color w:val="002060"/>
          <w:sz w:val="24"/>
          <w:szCs w:val="24"/>
        </w:rPr>
        <w:t xml:space="preserve"> also </w:t>
      </w:r>
      <w:r w:rsidR="00A53888" w:rsidRPr="005E553D">
        <w:rPr>
          <w:rFonts w:ascii="Arial" w:hAnsi="Arial" w:cs="Arial"/>
          <w:color w:val="002060"/>
          <w:sz w:val="24"/>
          <w:szCs w:val="24"/>
        </w:rPr>
        <w:t>send</w:t>
      </w:r>
      <w:r w:rsidR="00B95381" w:rsidRPr="005E553D">
        <w:rPr>
          <w:rFonts w:ascii="Arial" w:hAnsi="Arial" w:cs="Arial"/>
          <w:color w:val="002060"/>
          <w:sz w:val="24"/>
          <w:szCs w:val="24"/>
        </w:rPr>
        <w:t xml:space="preserve"> recommendations for </w:t>
      </w:r>
      <w:r w:rsidR="008D43D7" w:rsidRPr="005E553D">
        <w:rPr>
          <w:rFonts w:ascii="Arial" w:hAnsi="Arial" w:cs="Arial"/>
          <w:color w:val="002060"/>
          <w:sz w:val="24"/>
          <w:szCs w:val="24"/>
        </w:rPr>
        <w:t>h</w:t>
      </w:r>
      <w:r w:rsidR="00B95381" w:rsidRPr="005E553D">
        <w:rPr>
          <w:rFonts w:ascii="Arial" w:hAnsi="Arial" w:cs="Arial"/>
          <w:color w:val="002060"/>
          <w:sz w:val="24"/>
          <w:szCs w:val="24"/>
        </w:rPr>
        <w:t xml:space="preserve">ull cleaning and </w:t>
      </w:r>
      <w:r w:rsidR="008D43D7" w:rsidRPr="005E553D">
        <w:rPr>
          <w:rFonts w:ascii="Arial" w:hAnsi="Arial" w:cs="Arial"/>
          <w:color w:val="002060"/>
          <w:sz w:val="24"/>
          <w:szCs w:val="24"/>
        </w:rPr>
        <w:t>p</w:t>
      </w:r>
      <w:r w:rsidR="00B95381" w:rsidRPr="005E553D">
        <w:rPr>
          <w:rFonts w:ascii="Arial" w:hAnsi="Arial" w:cs="Arial"/>
          <w:color w:val="002060"/>
          <w:sz w:val="24"/>
          <w:szCs w:val="24"/>
        </w:rPr>
        <w:t xml:space="preserve">ropeller </w:t>
      </w:r>
      <w:r w:rsidR="008D43D7" w:rsidRPr="005E553D">
        <w:rPr>
          <w:rFonts w:ascii="Arial" w:hAnsi="Arial" w:cs="Arial"/>
          <w:color w:val="002060"/>
          <w:sz w:val="24"/>
          <w:szCs w:val="24"/>
        </w:rPr>
        <w:t>p</w:t>
      </w:r>
      <w:r w:rsidR="00B95381" w:rsidRPr="005E553D">
        <w:rPr>
          <w:rFonts w:ascii="Arial" w:hAnsi="Arial" w:cs="Arial"/>
          <w:color w:val="002060"/>
          <w:sz w:val="24"/>
          <w:szCs w:val="24"/>
        </w:rPr>
        <w:t xml:space="preserve">olishing </w:t>
      </w:r>
      <w:r w:rsidR="00F66646" w:rsidRPr="005E553D">
        <w:rPr>
          <w:rFonts w:ascii="Arial" w:hAnsi="Arial" w:cs="Arial"/>
          <w:color w:val="002060"/>
          <w:sz w:val="24"/>
          <w:szCs w:val="24"/>
        </w:rPr>
        <w:t xml:space="preserve">for the applicable vessels to the </w:t>
      </w:r>
      <w:r w:rsidR="00A21735" w:rsidRPr="005E553D">
        <w:rPr>
          <w:rFonts w:ascii="Arial" w:hAnsi="Arial" w:cs="Arial"/>
          <w:color w:val="002060"/>
          <w:sz w:val="24"/>
          <w:szCs w:val="24"/>
        </w:rPr>
        <w:t>f</w:t>
      </w:r>
      <w:r w:rsidR="00F66646" w:rsidRPr="005E553D">
        <w:rPr>
          <w:rFonts w:ascii="Arial" w:hAnsi="Arial" w:cs="Arial"/>
          <w:color w:val="002060"/>
          <w:sz w:val="24"/>
          <w:szCs w:val="24"/>
        </w:rPr>
        <w:t>leet teams.</w:t>
      </w:r>
    </w:p>
    <w:p w14:paraId="013CDA4B" w14:textId="281A17CB" w:rsidR="006E16AF" w:rsidRDefault="00F0786C" w:rsidP="009C4978">
      <w:pPr>
        <w:pStyle w:val="Heading2"/>
      </w:pPr>
      <w:bookmarkStart w:id="8" w:name="_Toc167800896"/>
      <w:r w:rsidRPr="00EF2821">
        <w:t xml:space="preserve">4.1 </w:t>
      </w:r>
      <w:r w:rsidR="009678E1" w:rsidRPr="00EF2821">
        <w:t>Hull Deterioration Savings Potential</w:t>
      </w:r>
      <w:bookmarkEnd w:id="8"/>
    </w:p>
    <w:p w14:paraId="64F74153" w14:textId="4889E69B" w:rsidR="002F417C" w:rsidRDefault="0076193E" w:rsidP="00FF70B0">
      <w:pPr>
        <w:rPr>
          <w:rFonts w:ascii="Arial" w:hAnsi="Arial" w:cs="Arial"/>
          <w:color w:val="002060"/>
          <w:sz w:val="24"/>
          <w:szCs w:val="24"/>
        </w:rPr>
      </w:pPr>
      <w:r w:rsidRPr="005E553D">
        <w:rPr>
          <w:rFonts w:ascii="Arial" w:hAnsi="Arial" w:cs="Arial"/>
          <w:color w:val="002060"/>
          <w:sz w:val="24"/>
          <w:szCs w:val="24"/>
        </w:rPr>
        <w:t xml:space="preserve">The </w:t>
      </w:r>
      <w:r w:rsidR="00A53888" w:rsidRPr="005E553D">
        <w:rPr>
          <w:rFonts w:ascii="Arial" w:hAnsi="Arial" w:cs="Arial"/>
          <w:color w:val="002060"/>
          <w:sz w:val="24"/>
          <w:szCs w:val="24"/>
        </w:rPr>
        <w:t>table below</w:t>
      </w:r>
      <w:r w:rsidRPr="005E553D">
        <w:rPr>
          <w:rFonts w:ascii="Arial" w:hAnsi="Arial" w:cs="Arial"/>
          <w:color w:val="002060"/>
          <w:sz w:val="24"/>
          <w:szCs w:val="24"/>
        </w:rPr>
        <w:t xml:space="preserve"> provides the </w:t>
      </w:r>
      <w:r w:rsidR="005240AC" w:rsidRPr="005E553D">
        <w:rPr>
          <w:rFonts w:ascii="Arial" w:hAnsi="Arial" w:cs="Arial"/>
          <w:color w:val="002060"/>
          <w:sz w:val="24"/>
          <w:szCs w:val="24"/>
        </w:rPr>
        <w:t>increased consumption of</w:t>
      </w:r>
      <w:r w:rsidRPr="005E553D">
        <w:rPr>
          <w:rFonts w:ascii="Arial" w:hAnsi="Arial" w:cs="Arial"/>
          <w:color w:val="002060"/>
          <w:sz w:val="24"/>
          <w:szCs w:val="24"/>
        </w:rPr>
        <w:t xml:space="preserve"> vessels in </w:t>
      </w:r>
      <w:r w:rsidR="00DD7097" w:rsidRPr="005E553D">
        <w:rPr>
          <w:rFonts w:ascii="Arial" w:hAnsi="Arial" w:cs="Arial"/>
          <w:color w:val="002060"/>
          <w:sz w:val="24"/>
          <w:szCs w:val="24"/>
        </w:rPr>
        <w:t>Q</w:t>
      </w:r>
      <w:r w:rsidR="00D73DD0">
        <w:rPr>
          <w:rFonts w:ascii="Arial" w:hAnsi="Arial" w:cs="Arial"/>
          <w:color w:val="002060"/>
          <w:sz w:val="24"/>
          <w:szCs w:val="24"/>
        </w:rPr>
        <w:t>4</w:t>
      </w:r>
      <w:r w:rsidR="00DD7097" w:rsidRPr="005E553D">
        <w:rPr>
          <w:rFonts w:ascii="Arial" w:hAnsi="Arial" w:cs="Arial"/>
          <w:color w:val="002060"/>
          <w:sz w:val="24"/>
          <w:szCs w:val="24"/>
        </w:rPr>
        <w:t xml:space="preserve">/24 </w:t>
      </w:r>
      <w:r w:rsidR="00DD7097">
        <w:rPr>
          <w:rFonts w:ascii="Arial" w:hAnsi="Arial" w:cs="Arial"/>
          <w:color w:val="002060"/>
          <w:sz w:val="24"/>
          <w:szCs w:val="24"/>
        </w:rPr>
        <w:t xml:space="preserve">along with Savings potential </w:t>
      </w:r>
      <w:r w:rsidR="00DD7097" w:rsidRPr="005E553D">
        <w:rPr>
          <w:rFonts w:ascii="Arial" w:hAnsi="Arial" w:cs="Arial"/>
          <w:color w:val="002060"/>
          <w:sz w:val="24"/>
          <w:szCs w:val="24"/>
        </w:rPr>
        <w:t>due to hull performance</w:t>
      </w:r>
      <w:r w:rsidRPr="005E553D">
        <w:rPr>
          <w:rFonts w:ascii="Arial" w:hAnsi="Arial" w:cs="Arial"/>
          <w:color w:val="002060"/>
          <w:sz w:val="24"/>
          <w:szCs w:val="24"/>
        </w:rPr>
        <w:t>.</w:t>
      </w:r>
    </w:p>
    <w:p w14:paraId="75AADF66" w14:textId="2573288F" w:rsidR="00AF0CA2" w:rsidRPr="00797731" w:rsidRDefault="00420A4E" w:rsidP="008549DD">
      <w:pPr>
        <w:rPr>
          <w:rFonts w:ascii="Arial" w:hAnsi="Arial" w:cs="Arial"/>
          <w:color w:val="002060"/>
          <w:sz w:val="24"/>
          <w:szCs w:val="24"/>
        </w:rPr>
      </w:pPr>
      <w:r w:rsidRPr="00420A4E">
        <w:rPr>
          <w:noProof/>
        </w:rPr>
        <w:drawing>
          <wp:inline distT="0" distB="0" distL="0" distR="0" wp14:anchorId="49C94765" wp14:editId="6141A9DB">
            <wp:extent cx="6642100" cy="6010275"/>
            <wp:effectExtent l="19050" t="19050" r="25400" b="28575"/>
            <wp:docPr id="1461789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6010275"/>
                    </a:xfrm>
                    <a:prstGeom prst="rect">
                      <a:avLst/>
                    </a:prstGeom>
                    <a:noFill/>
                    <a:ln>
                      <a:solidFill>
                        <a:srgbClr val="002060"/>
                      </a:solidFill>
                    </a:ln>
                  </pic:spPr>
                </pic:pic>
              </a:graphicData>
            </a:graphic>
          </wp:inline>
        </w:drawing>
      </w:r>
    </w:p>
    <w:p w14:paraId="3B31C0D4" w14:textId="2573288F" w:rsidR="008B06C7" w:rsidRPr="008B06C7" w:rsidRDefault="0075662F" w:rsidP="008B06C7">
      <w:pPr>
        <w:pStyle w:val="Heading2"/>
      </w:pPr>
      <w:bookmarkStart w:id="9" w:name="_Toc167800897"/>
      <w:r w:rsidRPr="0077057B">
        <w:lastRenderedPageBreak/>
        <w:t>4.</w:t>
      </w:r>
      <w:r w:rsidR="009C4978">
        <w:t>2</w:t>
      </w:r>
      <w:r w:rsidRPr="0077057B">
        <w:t xml:space="preserve"> Main Engine Deterioration Savings Potential</w:t>
      </w:r>
      <w:bookmarkEnd w:id="9"/>
    </w:p>
    <w:p w14:paraId="51C8177F" w14:textId="2D7172E7" w:rsidR="000C5652" w:rsidRPr="004059AF" w:rsidRDefault="00555B6A" w:rsidP="0038001B">
      <w:pPr>
        <w:rPr>
          <w:rFonts w:ascii="Arial" w:hAnsi="Arial" w:cs="Arial"/>
          <w:color w:val="002060"/>
          <w:sz w:val="24"/>
          <w:szCs w:val="24"/>
        </w:rPr>
      </w:pPr>
      <w:r w:rsidRPr="004059AF">
        <w:rPr>
          <w:rFonts w:ascii="Arial" w:hAnsi="Arial" w:cs="Arial"/>
          <w:color w:val="002060"/>
          <w:sz w:val="24"/>
          <w:szCs w:val="24"/>
        </w:rPr>
        <w:t xml:space="preserve">The </w:t>
      </w:r>
      <w:r w:rsidR="00A53888" w:rsidRPr="004059AF">
        <w:rPr>
          <w:rFonts w:ascii="Arial" w:hAnsi="Arial" w:cs="Arial"/>
          <w:color w:val="002060"/>
          <w:sz w:val="24"/>
          <w:szCs w:val="24"/>
        </w:rPr>
        <w:t>table below</w:t>
      </w:r>
      <w:r w:rsidRPr="004059AF">
        <w:rPr>
          <w:rFonts w:ascii="Arial" w:hAnsi="Arial" w:cs="Arial"/>
          <w:color w:val="002060"/>
          <w:sz w:val="24"/>
          <w:szCs w:val="24"/>
        </w:rPr>
        <w:t xml:space="preserve"> provides the increased consumption of vessels in Q</w:t>
      </w:r>
      <w:r w:rsidR="000F11C0">
        <w:rPr>
          <w:rFonts w:ascii="Arial" w:hAnsi="Arial" w:cs="Arial"/>
          <w:color w:val="002060"/>
          <w:sz w:val="24"/>
          <w:szCs w:val="24"/>
        </w:rPr>
        <w:t>4</w:t>
      </w:r>
      <w:r w:rsidRPr="004059AF">
        <w:rPr>
          <w:rFonts w:ascii="Arial" w:hAnsi="Arial" w:cs="Arial"/>
          <w:color w:val="002060"/>
          <w:sz w:val="24"/>
          <w:szCs w:val="24"/>
        </w:rPr>
        <w:t xml:space="preserve">/24 </w:t>
      </w:r>
      <w:r w:rsidR="00371028">
        <w:rPr>
          <w:rFonts w:ascii="Arial" w:hAnsi="Arial" w:cs="Arial"/>
          <w:color w:val="002060"/>
          <w:sz w:val="24"/>
          <w:szCs w:val="24"/>
        </w:rPr>
        <w:t xml:space="preserve">along with Savings potential </w:t>
      </w:r>
      <w:r w:rsidR="00371028" w:rsidRPr="004059AF">
        <w:rPr>
          <w:rFonts w:ascii="Arial" w:hAnsi="Arial" w:cs="Arial"/>
          <w:color w:val="002060"/>
          <w:sz w:val="24"/>
          <w:szCs w:val="24"/>
        </w:rPr>
        <w:t xml:space="preserve">due to </w:t>
      </w:r>
      <w:r w:rsidR="00371028">
        <w:rPr>
          <w:rFonts w:ascii="Arial" w:hAnsi="Arial" w:cs="Arial"/>
          <w:color w:val="002060"/>
          <w:sz w:val="24"/>
          <w:szCs w:val="24"/>
        </w:rPr>
        <w:t>ME</w:t>
      </w:r>
      <w:r w:rsidR="00371028" w:rsidRPr="004059AF">
        <w:rPr>
          <w:rFonts w:ascii="Arial" w:hAnsi="Arial" w:cs="Arial"/>
          <w:color w:val="002060"/>
          <w:sz w:val="24"/>
          <w:szCs w:val="24"/>
        </w:rPr>
        <w:t xml:space="preserve"> performance</w:t>
      </w:r>
      <w:r w:rsidRPr="004059AF">
        <w:rPr>
          <w:rFonts w:ascii="Arial" w:hAnsi="Arial" w:cs="Arial"/>
          <w:color w:val="002060"/>
          <w:sz w:val="24"/>
          <w:szCs w:val="24"/>
        </w:rPr>
        <w:t>.</w:t>
      </w:r>
    </w:p>
    <w:p w14:paraId="5A408BDA" w14:textId="6A35D8E6" w:rsidR="00AB657B" w:rsidRDefault="00616EBE" w:rsidP="0038001B">
      <w:r w:rsidRPr="00616EBE">
        <w:rPr>
          <w:noProof/>
        </w:rPr>
        <w:drawing>
          <wp:inline distT="0" distB="0" distL="0" distR="0" wp14:anchorId="697D8F35" wp14:editId="2F7C09D3">
            <wp:extent cx="6642100" cy="5778500"/>
            <wp:effectExtent l="19050" t="19050" r="25400" b="12700"/>
            <wp:docPr id="1732165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2100" cy="5778500"/>
                    </a:xfrm>
                    <a:prstGeom prst="rect">
                      <a:avLst/>
                    </a:prstGeom>
                    <a:noFill/>
                    <a:ln>
                      <a:solidFill>
                        <a:srgbClr val="002060"/>
                      </a:solidFill>
                    </a:ln>
                  </pic:spPr>
                </pic:pic>
              </a:graphicData>
            </a:graphic>
          </wp:inline>
        </w:drawing>
      </w:r>
    </w:p>
    <w:p w14:paraId="3C8B5C55" w14:textId="590D0752" w:rsidR="00547932" w:rsidRDefault="00786885" w:rsidP="466CB0C8">
      <w:pPr>
        <w:pStyle w:val="Heading1"/>
        <w:ind w:left="0"/>
        <w:rPr>
          <w:rFonts w:cs="Arial"/>
        </w:rPr>
      </w:pPr>
      <w:bookmarkStart w:id="10" w:name="_Toc167800898"/>
      <w:r>
        <w:rPr>
          <w:rFonts w:cs="Arial"/>
        </w:rPr>
        <w:t xml:space="preserve">5. </w:t>
      </w:r>
      <w:r w:rsidR="00AD396C">
        <w:rPr>
          <w:rFonts w:cs="Arial"/>
        </w:rPr>
        <w:t>Auxiliary Engine Performance</w:t>
      </w:r>
      <w:bookmarkEnd w:id="10"/>
    </w:p>
    <w:p w14:paraId="769F904D" w14:textId="3CA3A1D1" w:rsidR="0F6DAA24" w:rsidRPr="004059AF" w:rsidRDefault="0F6DAA24" w:rsidP="47F71F81">
      <w:pPr>
        <w:rPr>
          <w:rFonts w:ascii="Arial" w:hAnsi="Arial" w:cs="Arial"/>
          <w:color w:val="002060"/>
          <w:sz w:val="24"/>
          <w:szCs w:val="24"/>
        </w:rPr>
      </w:pPr>
      <w:r w:rsidRPr="004059AF">
        <w:rPr>
          <w:rFonts w:ascii="Arial" w:hAnsi="Arial" w:cs="Arial"/>
          <w:color w:val="002060"/>
          <w:sz w:val="24"/>
          <w:szCs w:val="24"/>
        </w:rPr>
        <w:t xml:space="preserve">Auxiliary </w:t>
      </w:r>
      <w:r w:rsidR="00C70E54">
        <w:rPr>
          <w:rFonts w:ascii="Arial" w:hAnsi="Arial" w:cs="Arial"/>
          <w:color w:val="002060"/>
          <w:sz w:val="24"/>
          <w:szCs w:val="24"/>
        </w:rPr>
        <w:t>E</w:t>
      </w:r>
      <w:r w:rsidRPr="004059AF">
        <w:rPr>
          <w:rFonts w:ascii="Arial" w:hAnsi="Arial" w:cs="Arial"/>
          <w:color w:val="002060"/>
          <w:sz w:val="24"/>
          <w:szCs w:val="24"/>
        </w:rPr>
        <w:t xml:space="preserve">ngine </w:t>
      </w:r>
      <w:r w:rsidR="00C70E54">
        <w:rPr>
          <w:rFonts w:ascii="Arial" w:hAnsi="Arial" w:cs="Arial"/>
          <w:color w:val="002060"/>
          <w:sz w:val="24"/>
          <w:szCs w:val="24"/>
        </w:rPr>
        <w:t>U</w:t>
      </w:r>
      <w:r w:rsidR="41693C25" w:rsidRPr="004059AF">
        <w:rPr>
          <w:rFonts w:ascii="Arial" w:hAnsi="Arial" w:cs="Arial"/>
          <w:color w:val="002060"/>
          <w:sz w:val="24"/>
          <w:szCs w:val="24"/>
        </w:rPr>
        <w:t>tilization</w:t>
      </w:r>
      <w:r w:rsidRPr="004059AF">
        <w:rPr>
          <w:rFonts w:ascii="Arial" w:hAnsi="Arial" w:cs="Arial"/>
          <w:color w:val="002060"/>
          <w:sz w:val="24"/>
          <w:szCs w:val="24"/>
        </w:rPr>
        <w:t xml:space="preserve"> aims at </w:t>
      </w:r>
      <w:r w:rsidR="4DEE5314" w:rsidRPr="004059AF">
        <w:rPr>
          <w:rFonts w:ascii="Arial" w:hAnsi="Arial" w:cs="Arial"/>
          <w:color w:val="002060"/>
          <w:sz w:val="24"/>
          <w:szCs w:val="24"/>
        </w:rPr>
        <w:t>reducing</w:t>
      </w:r>
      <w:r w:rsidRPr="004059AF">
        <w:rPr>
          <w:rFonts w:ascii="Arial" w:hAnsi="Arial" w:cs="Arial"/>
          <w:color w:val="002060"/>
          <w:sz w:val="24"/>
          <w:szCs w:val="24"/>
        </w:rPr>
        <w:t xml:space="preserve"> energy cons</w:t>
      </w:r>
      <w:r w:rsidR="6E7FF056" w:rsidRPr="004059AF">
        <w:rPr>
          <w:rFonts w:ascii="Arial" w:hAnsi="Arial" w:cs="Arial"/>
          <w:color w:val="002060"/>
          <w:sz w:val="24"/>
          <w:szCs w:val="24"/>
        </w:rPr>
        <w:t xml:space="preserve">umption by working towards a more </w:t>
      </w:r>
      <w:r w:rsidR="17C0757F" w:rsidRPr="004059AF">
        <w:rPr>
          <w:rFonts w:ascii="Arial" w:hAnsi="Arial" w:cs="Arial"/>
          <w:color w:val="002060"/>
          <w:sz w:val="24"/>
          <w:szCs w:val="24"/>
        </w:rPr>
        <w:t>conscious</w:t>
      </w:r>
      <w:r w:rsidR="6E7FF056" w:rsidRPr="004059AF">
        <w:rPr>
          <w:rFonts w:ascii="Arial" w:hAnsi="Arial" w:cs="Arial"/>
          <w:color w:val="002060"/>
          <w:sz w:val="24"/>
          <w:szCs w:val="24"/>
        </w:rPr>
        <w:t xml:space="preserve"> and optimal operation of ship machinery and system</w:t>
      </w:r>
      <w:r w:rsidR="7E037D48" w:rsidRPr="004059AF">
        <w:rPr>
          <w:rFonts w:ascii="Arial" w:hAnsi="Arial" w:cs="Arial"/>
          <w:color w:val="002060"/>
          <w:sz w:val="24"/>
          <w:szCs w:val="24"/>
        </w:rPr>
        <w:t>s</w:t>
      </w:r>
      <w:r w:rsidR="039424E6" w:rsidRPr="004059AF">
        <w:rPr>
          <w:rFonts w:ascii="Arial" w:hAnsi="Arial" w:cs="Arial"/>
          <w:color w:val="002060"/>
          <w:sz w:val="24"/>
          <w:szCs w:val="24"/>
        </w:rPr>
        <w:t>.</w:t>
      </w:r>
    </w:p>
    <w:p w14:paraId="01E9CE66" w14:textId="2312546C" w:rsidR="1AE8EB25" w:rsidRPr="004059AF" w:rsidRDefault="326ABB2B" w:rsidP="1AE8EB25">
      <w:pPr>
        <w:rPr>
          <w:rFonts w:ascii="Arial" w:hAnsi="Arial" w:cs="Arial"/>
          <w:color w:val="002060"/>
          <w:sz w:val="24"/>
          <w:szCs w:val="24"/>
        </w:rPr>
      </w:pPr>
      <w:r w:rsidRPr="004059AF">
        <w:rPr>
          <w:rFonts w:ascii="Arial" w:hAnsi="Arial" w:cs="Arial"/>
          <w:color w:val="002060"/>
          <w:sz w:val="24"/>
          <w:szCs w:val="24"/>
        </w:rPr>
        <w:t>N</w:t>
      </w:r>
      <w:r w:rsidR="768B023B" w:rsidRPr="004059AF">
        <w:rPr>
          <w:rFonts w:ascii="Arial" w:hAnsi="Arial" w:cs="Arial"/>
          <w:color w:val="002060"/>
          <w:sz w:val="24"/>
          <w:szCs w:val="24"/>
        </w:rPr>
        <w:t xml:space="preserve">on-essential machinery and equipment that do not affect the ship and personnel safety </w:t>
      </w:r>
      <w:r w:rsidR="05198950" w:rsidRPr="004059AF">
        <w:rPr>
          <w:rFonts w:ascii="Arial" w:hAnsi="Arial" w:cs="Arial"/>
          <w:color w:val="002060"/>
          <w:sz w:val="24"/>
          <w:szCs w:val="24"/>
        </w:rPr>
        <w:t>can</w:t>
      </w:r>
      <w:r w:rsidR="768B023B" w:rsidRPr="004059AF">
        <w:rPr>
          <w:rFonts w:ascii="Arial" w:hAnsi="Arial" w:cs="Arial"/>
          <w:color w:val="002060"/>
          <w:sz w:val="24"/>
          <w:szCs w:val="24"/>
        </w:rPr>
        <w:t xml:space="preserve"> be stopped while in port and at sea to reduce the load on </w:t>
      </w:r>
      <w:r w:rsidR="2C2A7ED4" w:rsidRPr="004059AF">
        <w:rPr>
          <w:rFonts w:ascii="Arial" w:hAnsi="Arial" w:cs="Arial"/>
          <w:color w:val="002060"/>
          <w:sz w:val="24"/>
          <w:szCs w:val="24"/>
        </w:rPr>
        <w:t xml:space="preserve">the </w:t>
      </w:r>
      <w:r w:rsidR="768B023B" w:rsidRPr="004059AF">
        <w:rPr>
          <w:rFonts w:ascii="Arial" w:hAnsi="Arial" w:cs="Arial"/>
          <w:color w:val="002060"/>
          <w:sz w:val="24"/>
          <w:szCs w:val="24"/>
        </w:rPr>
        <w:t>diesel generators</w:t>
      </w:r>
      <w:r w:rsidR="203F5C43" w:rsidRPr="004059AF">
        <w:rPr>
          <w:rFonts w:ascii="Arial" w:hAnsi="Arial" w:cs="Arial"/>
          <w:color w:val="002060"/>
          <w:sz w:val="24"/>
          <w:szCs w:val="24"/>
        </w:rPr>
        <w:t>.</w:t>
      </w:r>
      <w:r w:rsidR="648C19AE" w:rsidRPr="004059AF">
        <w:rPr>
          <w:rFonts w:ascii="Arial" w:hAnsi="Arial" w:cs="Arial"/>
          <w:color w:val="002060"/>
          <w:sz w:val="24"/>
          <w:szCs w:val="24"/>
        </w:rPr>
        <w:t xml:space="preserve"> </w:t>
      </w:r>
    </w:p>
    <w:p w14:paraId="23B733E9" w14:textId="5250078E" w:rsidR="3BFDB324" w:rsidRPr="004059AF" w:rsidRDefault="3BFDB324" w:rsidP="2A74FEB6">
      <w:pPr>
        <w:rPr>
          <w:rFonts w:ascii="Arial" w:hAnsi="Arial" w:cs="Arial"/>
          <w:color w:val="002060"/>
          <w:sz w:val="24"/>
          <w:szCs w:val="24"/>
        </w:rPr>
      </w:pPr>
      <w:r w:rsidRPr="004059AF">
        <w:rPr>
          <w:rFonts w:ascii="Arial" w:hAnsi="Arial" w:cs="Arial"/>
          <w:color w:val="002060"/>
          <w:sz w:val="24"/>
          <w:szCs w:val="24"/>
        </w:rPr>
        <w:lastRenderedPageBreak/>
        <w:t xml:space="preserve">FPC </w:t>
      </w:r>
      <w:r w:rsidR="00F73143" w:rsidRPr="004059AF">
        <w:rPr>
          <w:rFonts w:ascii="Arial" w:hAnsi="Arial" w:cs="Arial"/>
          <w:color w:val="002060"/>
          <w:sz w:val="24"/>
          <w:szCs w:val="24"/>
        </w:rPr>
        <w:t>s</w:t>
      </w:r>
      <w:r w:rsidRPr="004059AF">
        <w:rPr>
          <w:rFonts w:ascii="Arial" w:hAnsi="Arial" w:cs="Arial"/>
          <w:color w:val="002060"/>
          <w:sz w:val="24"/>
          <w:szCs w:val="24"/>
        </w:rPr>
        <w:t xml:space="preserve">hared a </w:t>
      </w:r>
      <w:r w:rsidR="7AB8F932" w:rsidRPr="004059AF">
        <w:rPr>
          <w:rFonts w:ascii="Arial" w:hAnsi="Arial" w:cs="Arial"/>
          <w:color w:val="002060"/>
          <w:sz w:val="24"/>
          <w:szCs w:val="24"/>
        </w:rPr>
        <w:t>guideline</w:t>
      </w:r>
      <w:r w:rsidRPr="004059AF">
        <w:rPr>
          <w:rFonts w:ascii="Arial" w:hAnsi="Arial" w:cs="Arial"/>
          <w:color w:val="002060"/>
          <w:sz w:val="24"/>
          <w:szCs w:val="24"/>
        </w:rPr>
        <w:t xml:space="preserve"> </w:t>
      </w:r>
      <w:r w:rsidR="001C33A7" w:rsidRPr="004059AF">
        <w:rPr>
          <w:rFonts w:ascii="Arial" w:hAnsi="Arial" w:cs="Arial"/>
          <w:color w:val="002060"/>
          <w:sz w:val="24"/>
          <w:szCs w:val="24"/>
        </w:rPr>
        <w:t>for</w:t>
      </w:r>
      <w:r w:rsidRPr="004059AF">
        <w:rPr>
          <w:rFonts w:ascii="Arial" w:hAnsi="Arial" w:cs="Arial"/>
          <w:color w:val="002060"/>
          <w:sz w:val="24"/>
          <w:szCs w:val="24"/>
        </w:rPr>
        <w:t xml:space="preserve"> </w:t>
      </w:r>
      <w:r w:rsidR="00107C2C" w:rsidRPr="004059AF">
        <w:rPr>
          <w:rFonts w:ascii="Arial" w:hAnsi="Arial" w:cs="Arial"/>
          <w:color w:val="002060"/>
          <w:sz w:val="24"/>
          <w:szCs w:val="24"/>
        </w:rPr>
        <w:t>the best</w:t>
      </w:r>
      <w:r w:rsidRPr="004059AF">
        <w:rPr>
          <w:rFonts w:ascii="Arial" w:hAnsi="Arial" w:cs="Arial"/>
          <w:color w:val="002060"/>
          <w:sz w:val="24"/>
          <w:szCs w:val="24"/>
        </w:rPr>
        <w:t xml:space="preserve"> practices </w:t>
      </w:r>
      <w:r w:rsidR="00266C97" w:rsidRPr="004059AF">
        <w:rPr>
          <w:rFonts w:ascii="Arial" w:hAnsi="Arial" w:cs="Arial"/>
          <w:color w:val="002060"/>
          <w:sz w:val="24"/>
          <w:szCs w:val="24"/>
        </w:rPr>
        <w:t>that can be</w:t>
      </w:r>
      <w:r w:rsidRPr="004059AF">
        <w:rPr>
          <w:rFonts w:ascii="Arial" w:hAnsi="Arial" w:cs="Arial"/>
          <w:color w:val="002060"/>
          <w:sz w:val="24"/>
          <w:szCs w:val="24"/>
        </w:rPr>
        <w:t xml:space="preserve"> follow</w:t>
      </w:r>
      <w:r w:rsidR="00266C97" w:rsidRPr="004059AF">
        <w:rPr>
          <w:rFonts w:ascii="Arial" w:hAnsi="Arial" w:cs="Arial"/>
          <w:color w:val="002060"/>
          <w:sz w:val="24"/>
          <w:szCs w:val="24"/>
        </w:rPr>
        <w:t>ed</w:t>
      </w:r>
      <w:r w:rsidRPr="004059AF">
        <w:rPr>
          <w:rFonts w:ascii="Arial" w:hAnsi="Arial" w:cs="Arial"/>
          <w:color w:val="002060"/>
          <w:sz w:val="24"/>
          <w:szCs w:val="24"/>
        </w:rPr>
        <w:t xml:space="preserve"> on board</w:t>
      </w:r>
      <w:r w:rsidR="00266C97" w:rsidRPr="004059AF">
        <w:rPr>
          <w:rFonts w:ascii="Arial" w:hAnsi="Arial" w:cs="Arial"/>
          <w:color w:val="002060"/>
          <w:sz w:val="24"/>
          <w:szCs w:val="24"/>
        </w:rPr>
        <w:t>,</w:t>
      </w:r>
      <w:r w:rsidRPr="004059AF">
        <w:rPr>
          <w:rFonts w:ascii="Arial" w:hAnsi="Arial" w:cs="Arial"/>
          <w:color w:val="002060"/>
          <w:sz w:val="24"/>
          <w:szCs w:val="24"/>
        </w:rPr>
        <w:t xml:space="preserve"> both </w:t>
      </w:r>
      <w:r w:rsidR="6A2ACAC0" w:rsidRPr="004059AF">
        <w:rPr>
          <w:rFonts w:ascii="Arial" w:hAnsi="Arial" w:cs="Arial"/>
          <w:color w:val="002060"/>
          <w:sz w:val="24"/>
          <w:szCs w:val="24"/>
        </w:rPr>
        <w:t>A</w:t>
      </w:r>
      <w:r w:rsidRPr="004059AF">
        <w:rPr>
          <w:rFonts w:ascii="Arial" w:hAnsi="Arial" w:cs="Arial"/>
          <w:color w:val="002060"/>
          <w:sz w:val="24"/>
          <w:szCs w:val="24"/>
        </w:rPr>
        <w:t xml:space="preserve">t Sea and </w:t>
      </w:r>
      <w:r w:rsidR="04F2C59F" w:rsidRPr="004059AF">
        <w:rPr>
          <w:rFonts w:ascii="Arial" w:hAnsi="Arial" w:cs="Arial"/>
          <w:color w:val="002060"/>
          <w:sz w:val="24"/>
          <w:szCs w:val="24"/>
        </w:rPr>
        <w:t>I</w:t>
      </w:r>
      <w:r w:rsidR="00266C97" w:rsidRPr="004059AF">
        <w:rPr>
          <w:rFonts w:ascii="Arial" w:hAnsi="Arial" w:cs="Arial"/>
          <w:color w:val="002060"/>
          <w:sz w:val="24"/>
          <w:szCs w:val="24"/>
        </w:rPr>
        <w:t xml:space="preserve">n </w:t>
      </w:r>
      <w:r w:rsidRPr="004059AF">
        <w:rPr>
          <w:rFonts w:ascii="Arial" w:hAnsi="Arial" w:cs="Arial"/>
          <w:color w:val="002060"/>
          <w:sz w:val="24"/>
          <w:szCs w:val="24"/>
        </w:rPr>
        <w:t xml:space="preserve">Port to </w:t>
      </w:r>
      <w:r w:rsidR="004105F0" w:rsidRPr="004059AF">
        <w:rPr>
          <w:rFonts w:ascii="Arial" w:hAnsi="Arial" w:cs="Arial"/>
          <w:color w:val="002060"/>
          <w:sz w:val="24"/>
          <w:szCs w:val="24"/>
        </w:rPr>
        <w:t>reduce the fuel</w:t>
      </w:r>
      <w:r w:rsidR="007D2847" w:rsidRPr="004059AF">
        <w:rPr>
          <w:rFonts w:ascii="Arial" w:hAnsi="Arial" w:cs="Arial"/>
          <w:color w:val="002060"/>
          <w:sz w:val="24"/>
          <w:szCs w:val="24"/>
        </w:rPr>
        <w:t xml:space="preserve"> </w:t>
      </w:r>
      <w:r w:rsidRPr="004059AF">
        <w:rPr>
          <w:rFonts w:ascii="Arial" w:hAnsi="Arial" w:cs="Arial"/>
          <w:color w:val="002060"/>
          <w:sz w:val="24"/>
          <w:szCs w:val="24"/>
        </w:rPr>
        <w:t xml:space="preserve">consumptions </w:t>
      </w:r>
      <w:r w:rsidR="003B5F9A" w:rsidRPr="004059AF">
        <w:rPr>
          <w:rFonts w:ascii="Arial" w:hAnsi="Arial" w:cs="Arial"/>
          <w:color w:val="002060"/>
          <w:sz w:val="24"/>
          <w:szCs w:val="24"/>
        </w:rPr>
        <w:t>on AE and Boiler</w:t>
      </w:r>
      <w:r w:rsidR="0091589F" w:rsidRPr="004059AF">
        <w:rPr>
          <w:rFonts w:ascii="Arial" w:hAnsi="Arial" w:cs="Arial"/>
          <w:color w:val="002060"/>
          <w:sz w:val="24"/>
          <w:szCs w:val="24"/>
        </w:rPr>
        <w:t>.</w:t>
      </w:r>
    </w:p>
    <w:p w14:paraId="36BB3A43" w14:textId="2C3C3C69" w:rsidR="00294988" w:rsidRDefault="00B6312E" w:rsidP="001662F2">
      <w:pPr>
        <w:spacing w:after="0"/>
        <w:rPr>
          <w:rFonts w:ascii="Arial" w:hAnsi="Arial" w:cs="Arial"/>
          <w:color w:val="002060"/>
          <w:sz w:val="24"/>
          <w:szCs w:val="24"/>
        </w:rPr>
      </w:pPr>
      <w:r w:rsidRPr="004059AF">
        <w:rPr>
          <w:rFonts w:ascii="Arial" w:hAnsi="Arial" w:cs="Arial"/>
          <w:color w:val="002060"/>
          <w:sz w:val="24"/>
          <w:szCs w:val="24"/>
        </w:rPr>
        <w:t>The Auxiliary</w:t>
      </w:r>
      <w:r w:rsidR="6A790F85" w:rsidRPr="004059AF">
        <w:rPr>
          <w:rFonts w:ascii="Arial" w:hAnsi="Arial" w:cs="Arial"/>
          <w:color w:val="002060"/>
          <w:sz w:val="24"/>
          <w:szCs w:val="24"/>
        </w:rPr>
        <w:t xml:space="preserve"> Engine baseline has been established </w:t>
      </w:r>
      <w:r w:rsidR="00107C2C" w:rsidRPr="004059AF">
        <w:rPr>
          <w:rFonts w:ascii="Arial" w:hAnsi="Arial" w:cs="Arial"/>
          <w:color w:val="002060"/>
          <w:sz w:val="24"/>
          <w:szCs w:val="24"/>
        </w:rPr>
        <w:t>based on</w:t>
      </w:r>
      <w:r w:rsidR="008E1537" w:rsidRPr="004059AF">
        <w:rPr>
          <w:rFonts w:ascii="Arial" w:hAnsi="Arial" w:cs="Arial"/>
          <w:color w:val="002060"/>
          <w:sz w:val="24"/>
          <w:szCs w:val="24"/>
        </w:rPr>
        <w:t xml:space="preserve"> the below mentioned conditions.</w:t>
      </w:r>
    </w:p>
    <w:p w14:paraId="47ED74CF" w14:textId="77777777" w:rsidR="002002F7" w:rsidRPr="004059AF" w:rsidRDefault="002002F7" w:rsidP="001662F2">
      <w:pPr>
        <w:spacing w:after="0"/>
        <w:rPr>
          <w:rFonts w:ascii="Arial" w:hAnsi="Arial" w:cs="Arial"/>
          <w:color w:val="002060"/>
          <w:sz w:val="24"/>
          <w:szCs w:val="24"/>
        </w:rPr>
      </w:pPr>
    </w:p>
    <w:p w14:paraId="4D4E7565" w14:textId="09DA6D02" w:rsidR="00D3302A" w:rsidRPr="004059AF" w:rsidRDefault="00DB12B9" w:rsidP="00294988">
      <w:pPr>
        <w:pStyle w:val="ListParagraph"/>
        <w:numPr>
          <w:ilvl w:val="0"/>
          <w:numId w:val="18"/>
        </w:numPr>
        <w:spacing w:after="0"/>
        <w:rPr>
          <w:rFonts w:eastAsiaTheme="minorEastAsia"/>
          <w:sz w:val="24"/>
          <w:szCs w:val="24"/>
        </w:rPr>
      </w:pPr>
      <w:r w:rsidRPr="004059AF">
        <w:rPr>
          <w:rFonts w:ascii="Arial" w:eastAsiaTheme="minorEastAsia" w:hAnsi="Arial"/>
          <w:color w:val="002060"/>
          <w:sz w:val="24"/>
          <w:szCs w:val="24"/>
        </w:rPr>
        <w:t xml:space="preserve">At Sea - </w:t>
      </w:r>
      <w:r w:rsidR="00D3302A" w:rsidRPr="004059AF">
        <w:rPr>
          <w:rFonts w:ascii="Arial" w:eastAsiaTheme="minorEastAsia" w:hAnsi="Arial"/>
          <w:color w:val="002060"/>
          <w:sz w:val="24"/>
          <w:szCs w:val="24"/>
        </w:rPr>
        <w:t>Accounting for power requirements necessary for safe operations of the Vessel at sea</w:t>
      </w:r>
      <w:r w:rsidR="00D3302A" w:rsidRPr="004059AF">
        <w:rPr>
          <w:sz w:val="24"/>
          <w:szCs w:val="24"/>
        </w:rPr>
        <w:t xml:space="preserve"> </w:t>
      </w:r>
      <w:r w:rsidR="7DBD832E" w:rsidRPr="004059AF">
        <w:rPr>
          <w:rFonts w:ascii="Arial" w:hAnsi="Arial"/>
          <w:color w:val="002060"/>
          <w:sz w:val="24"/>
          <w:szCs w:val="24"/>
        </w:rPr>
        <w:t>(no cargo related operations in progress)</w:t>
      </w:r>
    </w:p>
    <w:p w14:paraId="67813137" w14:textId="77777777" w:rsidR="00480AAF" w:rsidRPr="001400C5" w:rsidRDefault="00480AAF" w:rsidP="001400C5">
      <w:pPr>
        <w:spacing w:after="0"/>
        <w:rPr>
          <w:rFonts w:ascii="Arial" w:eastAsiaTheme="minorEastAsia" w:hAnsi="Arial"/>
          <w:color w:val="002060"/>
          <w:sz w:val="24"/>
          <w:szCs w:val="24"/>
        </w:rPr>
      </w:pPr>
    </w:p>
    <w:p w14:paraId="1A5354CB" w14:textId="38386B82" w:rsidR="005A2AF2" w:rsidRPr="004059AF" w:rsidRDefault="005A2AF2" w:rsidP="00EE2033">
      <w:pPr>
        <w:pStyle w:val="ListParagraph"/>
        <w:numPr>
          <w:ilvl w:val="0"/>
          <w:numId w:val="18"/>
        </w:numPr>
        <w:spacing w:after="0"/>
        <w:rPr>
          <w:rFonts w:ascii="Arial" w:eastAsiaTheme="minorEastAsia" w:hAnsi="Arial"/>
          <w:color w:val="002060"/>
          <w:sz w:val="24"/>
          <w:szCs w:val="24"/>
        </w:rPr>
      </w:pPr>
      <w:r w:rsidRPr="004059AF">
        <w:rPr>
          <w:rFonts w:ascii="Arial" w:eastAsiaTheme="minorEastAsia" w:hAnsi="Arial"/>
          <w:color w:val="002060"/>
          <w:sz w:val="24"/>
          <w:szCs w:val="24"/>
        </w:rPr>
        <w:t xml:space="preserve">At Port - </w:t>
      </w:r>
      <w:r w:rsidR="00D3302A" w:rsidRPr="004059AF">
        <w:rPr>
          <w:rFonts w:ascii="Arial" w:eastAsiaTheme="minorEastAsia" w:hAnsi="Arial"/>
          <w:color w:val="002060"/>
          <w:sz w:val="24"/>
          <w:szCs w:val="24"/>
        </w:rPr>
        <w:t>Accounting for Power requirements necessary for safe operations at Anchorage or port in id</w:t>
      </w:r>
      <w:r w:rsidR="4F4A1081" w:rsidRPr="004059AF">
        <w:rPr>
          <w:rFonts w:ascii="Arial" w:eastAsiaTheme="minorEastAsia" w:hAnsi="Arial"/>
          <w:color w:val="002060"/>
          <w:sz w:val="24"/>
          <w:szCs w:val="24"/>
        </w:rPr>
        <w:t>le</w:t>
      </w:r>
      <w:r w:rsidR="00D3302A" w:rsidRPr="004059AF">
        <w:rPr>
          <w:rFonts w:ascii="Arial" w:eastAsiaTheme="minorEastAsia" w:hAnsi="Arial"/>
          <w:color w:val="002060"/>
          <w:sz w:val="24"/>
          <w:szCs w:val="24"/>
        </w:rPr>
        <w:t xml:space="preserve"> conditions</w:t>
      </w:r>
      <w:r w:rsidR="581BA19D" w:rsidRPr="004059AF">
        <w:rPr>
          <w:rFonts w:ascii="Arial" w:eastAsiaTheme="minorEastAsia" w:hAnsi="Arial"/>
          <w:color w:val="002060"/>
          <w:sz w:val="24"/>
          <w:szCs w:val="24"/>
        </w:rPr>
        <w:t xml:space="preserve"> </w:t>
      </w:r>
      <w:r w:rsidR="581BA19D" w:rsidRPr="004059AF">
        <w:rPr>
          <w:rFonts w:ascii="Arial" w:hAnsi="Arial"/>
          <w:color w:val="002060"/>
          <w:sz w:val="24"/>
          <w:szCs w:val="24"/>
        </w:rPr>
        <w:t>(no cargo related operations in progress)</w:t>
      </w:r>
    </w:p>
    <w:p w14:paraId="519FFB1B" w14:textId="334E8DCA" w:rsidR="00874258" w:rsidRDefault="00DE4BB3" w:rsidP="1AE8EB25">
      <w:pPr>
        <w:rPr>
          <w:rFonts w:ascii="Arial" w:hAnsi="Arial" w:cs="Arial"/>
          <w:color w:val="002060"/>
          <w:sz w:val="24"/>
          <w:szCs w:val="24"/>
        </w:rPr>
      </w:pPr>
      <w:r w:rsidRPr="004059AF">
        <w:rPr>
          <w:rFonts w:ascii="Arial" w:hAnsi="Arial" w:cs="Arial"/>
          <w:color w:val="002060"/>
          <w:sz w:val="24"/>
          <w:szCs w:val="24"/>
        </w:rPr>
        <w:t xml:space="preserve">The baseline values </w:t>
      </w:r>
      <w:r w:rsidR="000D118E" w:rsidRPr="004059AF">
        <w:rPr>
          <w:rFonts w:ascii="Arial" w:hAnsi="Arial" w:cs="Arial"/>
          <w:color w:val="002060"/>
          <w:sz w:val="24"/>
          <w:szCs w:val="24"/>
        </w:rPr>
        <w:t xml:space="preserve">have been derived using the Electrical </w:t>
      </w:r>
      <w:r w:rsidR="36C1C084" w:rsidRPr="004059AF">
        <w:rPr>
          <w:rFonts w:ascii="Arial" w:hAnsi="Arial" w:cs="Arial"/>
          <w:color w:val="002060"/>
          <w:sz w:val="24"/>
          <w:szCs w:val="24"/>
        </w:rPr>
        <w:t>L</w:t>
      </w:r>
      <w:r w:rsidR="000D118E" w:rsidRPr="004059AF">
        <w:rPr>
          <w:rFonts w:ascii="Arial" w:hAnsi="Arial" w:cs="Arial"/>
          <w:color w:val="002060"/>
          <w:sz w:val="24"/>
          <w:szCs w:val="24"/>
        </w:rPr>
        <w:t xml:space="preserve">oad Analysis </w:t>
      </w:r>
      <w:r w:rsidR="04E8F8AE" w:rsidRPr="004059AF">
        <w:rPr>
          <w:rFonts w:ascii="Arial" w:hAnsi="Arial" w:cs="Arial"/>
          <w:color w:val="002060"/>
          <w:sz w:val="24"/>
          <w:szCs w:val="24"/>
        </w:rPr>
        <w:t xml:space="preserve">manual </w:t>
      </w:r>
      <w:r w:rsidR="0007551D" w:rsidRPr="004059AF">
        <w:rPr>
          <w:rFonts w:ascii="Arial" w:hAnsi="Arial" w:cs="Arial"/>
          <w:color w:val="002060"/>
          <w:sz w:val="24"/>
          <w:szCs w:val="24"/>
        </w:rPr>
        <w:t>of the vessels</w:t>
      </w:r>
      <w:r w:rsidR="009C3FF0" w:rsidRPr="004059AF">
        <w:rPr>
          <w:rFonts w:ascii="Arial" w:hAnsi="Arial" w:cs="Arial"/>
          <w:color w:val="002060"/>
          <w:sz w:val="24"/>
          <w:szCs w:val="24"/>
        </w:rPr>
        <w:t xml:space="preserve">. </w:t>
      </w:r>
      <w:r w:rsidR="00CB592E" w:rsidRPr="004059AF">
        <w:rPr>
          <w:rFonts w:ascii="Arial" w:hAnsi="Arial" w:cs="Arial"/>
          <w:color w:val="002060"/>
          <w:sz w:val="24"/>
          <w:szCs w:val="24"/>
        </w:rPr>
        <w:t xml:space="preserve">Baseloads are calculated using </w:t>
      </w:r>
      <w:r w:rsidR="008A4C74" w:rsidRPr="004059AF">
        <w:rPr>
          <w:rFonts w:ascii="Arial" w:hAnsi="Arial" w:cs="Arial"/>
          <w:color w:val="002060"/>
          <w:sz w:val="24"/>
          <w:szCs w:val="24"/>
        </w:rPr>
        <w:t xml:space="preserve">the </w:t>
      </w:r>
      <w:r w:rsidR="005E35CF" w:rsidRPr="004059AF">
        <w:rPr>
          <w:rFonts w:ascii="Arial" w:hAnsi="Arial" w:cs="Arial"/>
          <w:color w:val="002060"/>
          <w:sz w:val="24"/>
          <w:szCs w:val="24"/>
        </w:rPr>
        <w:t xml:space="preserve">running hours of </w:t>
      </w:r>
      <w:r w:rsidR="00C649DD" w:rsidRPr="004059AF">
        <w:rPr>
          <w:rFonts w:ascii="Arial" w:hAnsi="Arial" w:cs="Arial"/>
          <w:color w:val="002060"/>
          <w:sz w:val="24"/>
          <w:szCs w:val="24"/>
        </w:rPr>
        <w:t xml:space="preserve">various </w:t>
      </w:r>
      <w:r w:rsidR="005E35CF" w:rsidRPr="004059AF">
        <w:rPr>
          <w:rFonts w:ascii="Arial" w:hAnsi="Arial" w:cs="Arial"/>
          <w:color w:val="002060"/>
          <w:sz w:val="24"/>
          <w:szCs w:val="24"/>
        </w:rPr>
        <w:t xml:space="preserve">consumers </w:t>
      </w:r>
      <w:r w:rsidR="00CD724C" w:rsidRPr="004059AF">
        <w:rPr>
          <w:rFonts w:ascii="Arial" w:hAnsi="Arial" w:cs="Arial"/>
          <w:color w:val="002060"/>
          <w:sz w:val="24"/>
          <w:szCs w:val="24"/>
        </w:rPr>
        <w:t xml:space="preserve">and using the SFOC values from the Electrical </w:t>
      </w:r>
      <w:r w:rsidR="2076E214" w:rsidRPr="004059AF">
        <w:rPr>
          <w:rFonts w:ascii="Arial" w:hAnsi="Arial" w:cs="Arial"/>
          <w:color w:val="002060"/>
          <w:sz w:val="24"/>
          <w:szCs w:val="24"/>
        </w:rPr>
        <w:t>L</w:t>
      </w:r>
      <w:r w:rsidR="00CD724C" w:rsidRPr="004059AF">
        <w:rPr>
          <w:rFonts w:ascii="Arial" w:hAnsi="Arial" w:cs="Arial"/>
          <w:color w:val="002060"/>
          <w:sz w:val="24"/>
          <w:szCs w:val="24"/>
        </w:rPr>
        <w:t xml:space="preserve">oad </w:t>
      </w:r>
      <w:r w:rsidR="6BF55202" w:rsidRPr="004059AF">
        <w:rPr>
          <w:rFonts w:ascii="Arial" w:hAnsi="Arial" w:cs="Arial"/>
          <w:color w:val="002060"/>
          <w:sz w:val="24"/>
          <w:szCs w:val="24"/>
        </w:rPr>
        <w:t>A</w:t>
      </w:r>
      <w:r w:rsidR="00CD724C" w:rsidRPr="004059AF">
        <w:rPr>
          <w:rFonts w:ascii="Arial" w:hAnsi="Arial" w:cs="Arial"/>
          <w:color w:val="002060"/>
          <w:sz w:val="24"/>
          <w:szCs w:val="24"/>
        </w:rPr>
        <w:t>nalysis</w:t>
      </w:r>
      <w:r w:rsidR="00F07E82" w:rsidRPr="004059AF">
        <w:rPr>
          <w:rFonts w:ascii="Arial" w:hAnsi="Arial" w:cs="Arial"/>
          <w:color w:val="002060"/>
          <w:sz w:val="24"/>
          <w:szCs w:val="24"/>
        </w:rPr>
        <w:t xml:space="preserve">, baseline consumptions </w:t>
      </w:r>
      <w:r w:rsidR="40D90DC6" w:rsidRPr="004059AF">
        <w:rPr>
          <w:rFonts w:ascii="Arial" w:hAnsi="Arial" w:cs="Arial"/>
          <w:color w:val="002060"/>
          <w:sz w:val="24"/>
          <w:szCs w:val="24"/>
        </w:rPr>
        <w:t xml:space="preserve">in MT </w:t>
      </w:r>
      <w:r w:rsidR="00F07E82" w:rsidRPr="004059AF">
        <w:rPr>
          <w:rFonts w:ascii="Arial" w:hAnsi="Arial" w:cs="Arial"/>
          <w:color w:val="002060"/>
          <w:sz w:val="24"/>
          <w:szCs w:val="24"/>
        </w:rPr>
        <w:t>are</w:t>
      </w:r>
      <w:r w:rsidR="00FC3D25" w:rsidRPr="004059AF">
        <w:rPr>
          <w:rFonts w:ascii="Arial" w:hAnsi="Arial" w:cs="Arial"/>
          <w:color w:val="002060"/>
          <w:sz w:val="24"/>
          <w:szCs w:val="24"/>
        </w:rPr>
        <w:t xml:space="preserve"> derived</w:t>
      </w:r>
      <w:r w:rsidR="009F7C95" w:rsidRPr="004059AF">
        <w:rPr>
          <w:rFonts w:ascii="Arial" w:hAnsi="Arial" w:cs="Arial"/>
          <w:color w:val="002060"/>
          <w:sz w:val="24"/>
          <w:szCs w:val="24"/>
        </w:rPr>
        <w:t>.</w:t>
      </w:r>
    </w:p>
    <w:p w14:paraId="073017A3" w14:textId="77777777" w:rsidR="002002F7" w:rsidRPr="004059AF" w:rsidRDefault="002002F7" w:rsidP="1AE8EB25">
      <w:pPr>
        <w:rPr>
          <w:rFonts w:ascii="Arial" w:hAnsi="Arial" w:cs="Arial"/>
          <w:color w:val="002060"/>
          <w:sz w:val="24"/>
          <w:szCs w:val="24"/>
        </w:rPr>
      </w:pPr>
    </w:p>
    <w:tbl>
      <w:tblPr>
        <w:tblStyle w:val="TableGrid"/>
        <w:tblW w:w="0" w:type="auto"/>
        <w:shd w:val="clear" w:color="auto" w:fill="A8D08D" w:themeFill="accent6" w:themeFillTint="99"/>
        <w:tblLook w:val="04A0" w:firstRow="1" w:lastRow="0" w:firstColumn="1" w:lastColumn="0" w:noHBand="0" w:noVBand="1"/>
      </w:tblPr>
      <w:tblGrid>
        <w:gridCol w:w="10422"/>
      </w:tblGrid>
      <w:tr w:rsidR="00133917" w:rsidRPr="00133917" w14:paraId="7886750F" w14:textId="77777777" w:rsidTr="00133917">
        <w:tc>
          <w:tcPr>
            <w:tcW w:w="10422" w:type="dxa"/>
            <w:shd w:val="clear" w:color="auto" w:fill="A8D08D" w:themeFill="accent6" w:themeFillTint="99"/>
          </w:tcPr>
          <w:p w14:paraId="20E5597D" w14:textId="77777777" w:rsidR="00723CB2" w:rsidRPr="00687214" w:rsidRDefault="00723CB2" w:rsidP="00723CB2">
            <w:pPr>
              <w:rPr>
                <w:rFonts w:ascii="Arial" w:hAnsi="Arial"/>
                <w:b/>
                <w:bCs/>
                <w:color w:val="002060"/>
                <w:sz w:val="24"/>
                <w:szCs w:val="24"/>
                <w:u w:val="single"/>
              </w:rPr>
            </w:pPr>
            <w:bookmarkStart w:id="11" w:name="_Hlk140833203"/>
            <w:r w:rsidRPr="00687214">
              <w:rPr>
                <w:rFonts w:ascii="Arial" w:hAnsi="Arial"/>
                <w:b/>
                <w:bCs/>
                <w:color w:val="002060"/>
                <w:sz w:val="24"/>
                <w:szCs w:val="24"/>
                <w:u w:val="single"/>
              </w:rPr>
              <w:t>Filtration criteria for AE @ Sea:</w:t>
            </w:r>
          </w:p>
          <w:p w14:paraId="6F2CD704" w14:textId="77777777" w:rsidR="00874258" w:rsidRPr="00687214" w:rsidRDefault="00874258" w:rsidP="00723CB2">
            <w:pPr>
              <w:rPr>
                <w:rFonts w:ascii="Arial" w:hAnsi="Arial"/>
                <w:b/>
                <w:bCs/>
                <w:color w:val="002060"/>
                <w:sz w:val="24"/>
                <w:szCs w:val="24"/>
                <w:u w:val="single"/>
              </w:rPr>
            </w:pPr>
          </w:p>
          <w:p w14:paraId="19A6C7C9" w14:textId="0765B172" w:rsidR="00723CB2" w:rsidRPr="00687214" w:rsidRDefault="00723CB2" w:rsidP="00723CB2">
            <w:pPr>
              <w:rPr>
                <w:rFonts w:ascii="Arial" w:hAnsi="Arial"/>
                <w:color w:val="002060"/>
                <w:sz w:val="24"/>
                <w:szCs w:val="24"/>
              </w:rPr>
            </w:pPr>
            <w:r w:rsidRPr="00687214">
              <w:rPr>
                <w:rFonts w:ascii="Arial" w:hAnsi="Arial"/>
                <w:color w:val="002060"/>
                <w:sz w:val="24"/>
                <w:szCs w:val="24"/>
              </w:rPr>
              <w:t xml:space="preserve">Noon at Sea, EOSP logs which </w:t>
            </w:r>
            <w:r w:rsidR="006414BA" w:rsidRPr="00687214">
              <w:rPr>
                <w:rFonts w:ascii="Arial" w:hAnsi="Arial"/>
                <w:color w:val="002060"/>
                <w:sz w:val="24"/>
                <w:szCs w:val="24"/>
              </w:rPr>
              <w:t>fall</w:t>
            </w:r>
            <w:r w:rsidRPr="00687214">
              <w:rPr>
                <w:rFonts w:ascii="Arial" w:hAnsi="Arial"/>
                <w:color w:val="002060"/>
                <w:sz w:val="24"/>
                <w:szCs w:val="24"/>
              </w:rPr>
              <w:t xml:space="preserve"> under below criteria will be filtered out:</w:t>
            </w:r>
          </w:p>
          <w:p w14:paraId="2E4B266A"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ME load at Sea &lt; 37% MCR</w:t>
            </w:r>
          </w:p>
          <w:p w14:paraId="140D736C"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Log duration &lt; 8 hours.</w:t>
            </w:r>
          </w:p>
          <w:p w14:paraId="6311B193"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For Oil/Chem Tanker vessels, if Boiler cons at sea &gt;1.0 MT/day – as this would suggest that some cargo operation (cargo heating/tank cleaning) is in progress.</w:t>
            </w:r>
          </w:p>
          <w:p w14:paraId="38D64F36"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 xml:space="preserve">IGG consumption &gt;0.5 MT/day. </w:t>
            </w:r>
          </w:p>
          <w:p w14:paraId="10A9994C"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For all Vessels, if reported consumption is more than 1.0 MT from baseline consumption.</w:t>
            </w:r>
          </w:p>
          <w:p w14:paraId="556AA172"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Consumptions are converted to 24 hours to compare with MT/Day Baseline</w:t>
            </w:r>
          </w:p>
          <w:p w14:paraId="76C06C06"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The difference between Main Engine Running hours and Log duration is more than 1 hour.</w:t>
            </w:r>
          </w:p>
          <w:p w14:paraId="4EFD2BAC"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For Container Vessels, Reefer Consumption is calculated by considering 2.75 kW Load per reefer &amp; converted to 24 hours. The Reefer consumption is deducted from total AE Consumption for comparing with the Baseline (MT/Day).</w:t>
            </w:r>
          </w:p>
          <w:p w14:paraId="10803125" w14:textId="77777777" w:rsidR="00874258" w:rsidRPr="00687214" w:rsidRDefault="00874258" w:rsidP="00874258">
            <w:pPr>
              <w:pStyle w:val="ListParagraph"/>
              <w:spacing w:after="0"/>
              <w:ind w:left="720"/>
              <w:rPr>
                <w:rFonts w:ascii="Arial" w:hAnsi="Arial"/>
                <w:color w:val="002060"/>
                <w:sz w:val="24"/>
                <w:szCs w:val="24"/>
              </w:rPr>
            </w:pPr>
          </w:p>
          <w:p w14:paraId="61814B4F" w14:textId="77777777" w:rsidR="00723CB2" w:rsidRPr="00687214" w:rsidRDefault="00723CB2" w:rsidP="00723CB2">
            <w:pPr>
              <w:rPr>
                <w:rFonts w:ascii="Arial" w:hAnsi="Arial"/>
                <w:b/>
                <w:bCs/>
                <w:color w:val="002060"/>
                <w:sz w:val="24"/>
                <w:szCs w:val="24"/>
                <w:u w:val="single"/>
              </w:rPr>
            </w:pPr>
            <w:r w:rsidRPr="00687214">
              <w:rPr>
                <w:rFonts w:ascii="Arial" w:hAnsi="Arial"/>
                <w:b/>
                <w:bCs/>
                <w:color w:val="002060"/>
                <w:sz w:val="24"/>
                <w:szCs w:val="24"/>
                <w:u w:val="single"/>
              </w:rPr>
              <w:t>Filtration criteria for AE @ Port:</w:t>
            </w:r>
          </w:p>
          <w:p w14:paraId="7FF34EBF" w14:textId="77777777" w:rsidR="00874258" w:rsidRPr="00687214" w:rsidRDefault="00874258" w:rsidP="00723CB2">
            <w:pPr>
              <w:rPr>
                <w:rFonts w:ascii="Arial" w:hAnsi="Arial"/>
                <w:b/>
                <w:bCs/>
                <w:color w:val="002060"/>
                <w:sz w:val="24"/>
                <w:szCs w:val="24"/>
                <w:u w:val="single"/>
              </w:rPr>
            </w:pPr>
          </w:p>
          <w:p w14:paraId="38331022" w14:textId="544C4572" w:rsidR="00723CB2" w:rsidRPr="00687214" w:rsidRDefault="00723CB2" w:rsidP="00723CB2">
            <w:pPr>
              <w:rPr>
                <w:rFonts w:ascii="Arial" w:hAnsi="Arial"/>
                <w:color w:val="002060"/>
                <w:sz w:val="24"/>
                <w:szCs w:val="24"/>
              </w:rPr>
            </w:pPr>
            <w:r w:rsidRPr="00687214">
              <w:rPr>
                <w:rFonts w:ascii="Arial" w:hAnsi="Arial"/>
                <w:color w:val="002060"/>
                <w:sz w:val="24"/>
                <w:szCs w:val="24"/>
              </w:rPr>
              <w:t xml:space="preserve">Noon at Port, STBY (Container Vessels only) logs which </w:t>
            </w:r>
            <w:r w:rsidR="006414BA" w:rsidRPr="00687214">
              <w:rPr>
                <w:rFonts w:ascii="Arial" w:hAnsi="Arial"/>
                <w:color w:val="002060"/>
                <w:sz w:val="24"/>
                <w:szCs w:val="24"/>
              </w:rPr>
              <w:t>fall</w:t>
            </w:r>
            <w:r w:rsidRPr="00687214">
              <w:rPr>
                <w:rFonts w:ascii="Arial" w:hAnsi="Arial"/>
                <w:color w:val="002060"/>
                <w:sz w:val="24"/>
                <w:szCs w:val="24"/>
              </w:rPr>
              <w:t xml:space="preserve"> under below criteria will be filtered out:</w:t>
            </w:r>
          </w:p>
          <w:p w14:paraId="19FEBA8D"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Log duration &lt; 8 hours.</w:t>
            </w:r>
          </w:p>
          <w:p w14:paraId="5C4770AA" w14:textId="2B33952A"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 xml:space="preserve">Logs with Main Engine Running hours </w:t>
            </w:r>
            <w:r w:rsidR="00D92CF2" w:rsidRPr="00687214">
              <w:rPr>
                <w:rFonts w:ascii="Arial" w:hAnsi="Arial"/>
                <w:color w:val="002060"/>
                <w:sz w:val="24"/>
                <w:szCs w:val="24"/>
              </w:rPr>
              <w:t xml:space="preserve">are </w:t>
            </w:r>
            <w:r w:rsidRPr="00687214">
              <w:rPr>
                <w:rFonts w:ascii="Arial" w:hAnsi="Arial"/>
                <w:color w:val="002060"/>
                <w:sz w:val="24"/>
                <w:szCs w:val="24"/>
              </w:rPr>
              <w:t>not considered.</w:t>
            </w:r>
          </w:p>
          <w:p w14:paraId="3BBA0180"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For all Vessels except Container, if reported consumption is more than 1.0 MT from baseline consumption.</w:t>
            </w:r>
          </w:p>
          <w:p w14:paraId="69D859DF" w14:textId="25A56308"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 xml:space="preserve">For Oil/Chem Tankers, Logs with Tank cleaning </w:t>
            </w:r>
            <w:r w:rsidR="006414BA" w:rsidRPr="00687214">
              <w:rPr>
                <w:rFonts w:ascii="Arial" w:hAnsi="Arial"/>
                <w:color w:val="002060"/>
                <w:sz w:val="24"/>
                <w:szCs w:val="24"/>
              </w:rPr>
              <w:t>are</w:t>
            </w:r>
            <w:r w:rsidRPr="00687214">
              <w:rPr>
                <w:rFonts w:ascii="Arial" w:hAnsi="Arial"/>
                <w:color w:val="002060"/>
                <w:sz w:val="24"/>
                <w:szCs w:val="24"/>
              </w:rPr>
              <w:t xml:space="preserve"> not considered.</w:t>
            </w:r>
          </w:p>
          <w:p w14:paraId="2BFCC011" w14:textId="77777777" w:rsidR="00723CB2" w:rsidRPr="00687214"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Consumptions are converted to 24 hours to compare with MT/Day Baseline</w:t>
            </w:r>
          </w:p>
          <w:p w14:paraId="5F068DCD" w14:textId="77777777" w:rsidR="0097766D" w:rsidRDefault="00723CB2" w:rsidP="00723CB2">
            <w:pPr>
              <w:pStyle w:val="ListParagraph"/>
              <w:numPr>
                <w:ilvl w:val="0"/>
                <w:numId w:val="27"/>
              </w:numPr>
              <w:spacing w:after="0"/>
              <w:rPr>
                <w:rFonts w:ascii="Arial" w:hAnsi="Arial"/>
                <w:color w:val="002060"/>
                <w:sz w:val="24"/>
                <w:szCs w:val="24"/>
              </w:rPr>
            </w:pPr>
            <w:r w:rsidRPr="00687214">
              <w:rPr>
                <w:rFonts w:ascii="Arial" w:hAnsi="Arial"/>
                <w:color w:val="002060"/>
                <w:sz w:val="24"/>
                <w:szCs w:val="24"/>
              </w:rPr>
              <w:t>For Container Vessels, Reefer Consumption is calculated by considering 2.75 kW Load per reefer &amp; converted to 24 hours. The Reefer consumption is deducted from total AE Consumption for comparing with the Baseline (MT/Day).</w:t>
            </w:r>
          </w:p>
          <w:p w14:paraId="4D45597A" w14:textId="51B46081" w:rsidR="0097766D" w:rsidRPr="00723CB2" w:rsidRDefault="0097766D" w:rsidP="00D90CC4">
            <w:pPr>
              <w:pStyle w:val="ListParagraph"/>
              <w:spacing w:after="0"/>
              <w:ind w:left="720"/>
              <w:rPr>
                <w:rFonts w:ascii="Arial" w:hAnsi="Arial"/>
                <w:color w:val="002060"/>
                <w:sz w:val="24"/>
                <w:szCs w:val="24"/>
              </w:rPr>
            </w:pPr>
          </w:p>
        </w:tc>
      </w:tr>
    </w:tbl>
    <w:p w14:paraId="308DF3DD" w14:textId="77777777" w:rsidR="002002F7" w:rsidRPr="002002F7" w:rsidRDefault="002002F7" w:rsidP="002002F7">
      <w:bookmarkStart w:id="12" w:name="_Toc167800899"/>
      <w:bookmarkEnd w:id="11"/>
    </w:p>
    <w:p w14:paraId="1717CDAD" w14:textId="77777777" w:rsidR="00A87D18" w:rsidRPr="00A87D18" w:rsidDel="00795512" w:rsidRDefault="00A87D18" w:rsidP="00A87D18">
      <w:pPr>
        <w:rPr>
          <w:del w:id="13" w:author="Nikhil Raman (BSM-IN)" w:date="2024-10-25T14:25:00Z" w16du:dateUtc="2024-10-25T12:25:00Z"/>
        </w:rPr>
      </w:pPr>
    </w:p>
    <w:p w14:paraId="6320C3EF" w14:textId="7C845E12" w:rsidR="00A26C85" w:rsidRPr="006F1DFD" w:rsidRDefault="006F1DFD" w:rsidP="006F1DFD">
      <w:pPr>
        <w:pStyle w:val="Heading2"/>
        <w:spacing w:before="0" w:after="120" w:line="240" w:lineRule="auto"/>
        <w:rPr>
          <w:sz w:val="28"/>
          <w:szCs w:val="28"/>
        </w:rPr>
      </w:pPr>
      <w:r>
        <w:rPr>
          <w:sz w:val="28"/>
          <w:szCs w:val="28"/>
        </w:rPr>
        <w:t xml:space="preserve">5.1 </w:t>
      </w:r>
      <w:r w:rsidR="006A062C" w:rsidRPr="006F1DFD">
        <w:rPr>
          <w:sz w:val="28"/>
          <w:szCs w:val="28"/>
        </w:rPr>
        <w:t>AE at Port</w:t>
      </w:r>
      <w:r w:rsidR="006248FA">
        <w:rPr>
          <w:sz w:val="28"/>
          <w:szCs w:val="28"/>
        </w:rPr>
        <w:t>/Idle</w:t>
      </w:r>
      <w:r w:rsidR="006A062C" w:rsidRPr="006F1DFD">
        <w:rPr>
          <w:sz w:val="28"/>
          <w:szCs w:val="28"/>
        </w:rPr>
        <w:t xml:space="preserve"> </w:t>
      </w:r>
      <w:r w:rsidR="00E06BCD">
        <w:rPr>
          <w:sz w:val="28"/>
          <w:szCs w:val="28"/>
        </w:rPr>
        <w:t xml:space="preserve">- </w:t>
      </w:r>
      <w:r w:rsidR="006A062C" w:rsidRPr="006F1DFD">
        <w:rPr>
          <w:sz w:val="28"/>
          <w:szCs w:val="28"/>
        </w:rPr>
        <w:t xml:space="preserve">Fuel Consumption </w:t>
      </w:r>
      <w:r w:rsidR="00E6498B" w:rsidRPr="006F1DFD">
        <w:rPr>
          <w:sz w:val="28"/>
          <w:szCs w:val="28"/>
        </w:rPr>
        <w:t>T</w:t>
      </w:r>
      <w:r w:rsidR="006A062C" w:rsidRPr="006F1DFD">
        <w:rPr>
          <w:sz w:val="28"/>
          <w:szCs w:val="28"/>
        </w:rPr>
        <w:t>rend</w:t>
      </w:r>
      <w:bookmarkEnd w:id="12"/>
    </w:p>
    <w:p w14:paraId="06F13E69" w14:textId="1EC7065C" w:rsidR="004174C1" w:rsidRDefault="00A43B0F" w:rsidP="002A6875">
      <w:pPr>
        <w:rPr>
          <w:rFonts w:ascii="Arial" w:hAnsi="Arial" w:cs="Arial"/>
          <w:bCs/>
          <w:color w:val="002060"/>
          <w:sz w:val="24"/>
          <w:szCs w:val="24"/>
        </w:rPr>
      </w:pPr>
      <w:r w:rsidRPr="004059AF">
        <w:rPr>
          <w:rFonts w:ascii="Arial" w:hAnsi="Arial" w:cs="Arial"/>
          <w:color w:val="002060"/>
          <w:sz w:val="24"/>
          <w:szCs w:val="24"/>
        </w:rPr>
        <w:t xml:space="preserve">Below table provides </w:t>
      </w:r>
      <w:r w:rsidR="00D61527">
        <w:rPr>
          <w:rFonts w:ascii="Arial" w:hAnsi="Arial" w:cs="Arial"/>
          <w:bCs/>
          <w:color w:val="002060"/>
          <w:sz w:val="24"/>
          <w:szCs w:val="24"/>
        </w:rPr>
        <w:t>Average AE Consumption at Port</w:t>
      </w:r>
      <w:r w:rsidR="00F31E62">
        <w:rPr>
          <w:rFonts w:ascii="Arial" w:hAnsi="Arial" w:cs="Arial"/>
          <w:bCs/>
          <w:color w:val="002060"/>
          <w:sz w:val="24"/>
          <w:szCs w:val="24"/>
        </w:rPr>
        <w:t xml:space="preserve"> for the BS Fleet in</w:t>
      </w:r>
      <w:r w:rsidR="003415B5" w:rsidRPr="00A87D8D">
        <w:rPr>
          <w:rFonts w:ascii="Arial" w:hAnsi="Arial"/>
          <w:bCs/>
          <w:color w:val="002060"/>
          <w:sz w:val="24"/>
          <w:szCs w:val="24"/>
        </w:rPr>
        <w:t xml:space="preserve"> </w:t>
      </w:r>
      <w:r w:rsidR="007D5C0D">
        <w:rPr>
          <w:rFonts w:ascii="Arial" w:hAnsi="Arial"/>
          <w:bCs/>
          <w:color w:val="002060"/>
          <w:sz w:val="24"/>
          <w:szCs w:val="24"/>
        </w:rPr>
        <w:t xml:space="preserve">Q1, Q2, Q3 &amp; Q4 </w:t>
      </w:r>
      <w:r w:rsidR="003415B5">
        <w:rPr>
          <w:rFonts w:ascii="Arial" w:hAnsi="Arial"/>
          <w:bCs/>
          <w:color w:val="002060"/>
          <w:sz w:val="24"/>
          <w:szCs w:val="24"/>
        </w:rPr>
        <w:t>along with the Savings potential</w:t>
      </w:r>
      <w:r w:rsidR="00F31E62">
        <w:rPr>
          <w:rFonts w:ascii="Arial" w:hAnsi="Arial" w:cs="Arial"/>
          <w:bCs/>
          <w:color w:val="002060"/>
          <w:sz w:val="24"/>
          <w:szCs w:val="24"/>
        </w:rPr>
        <w:t>:</w:t>
      </w:r>
    </w:p>
    <w:p w14:paraId="481A38ED" w14:textId="782222DC" w:rsidR="00C45330" w:rsidRDefault="00C45330" w:rsidP="002A6875">
      <w:pPr>
        <w:rPr>
          <w:rFonts w:ascii="Arial" w:hAnsi="Arial" w:cs="Arial"/>
          <w:bCs/>
          <w:color w:val="002060"/>
          <w:sz w:val="24"/>
          <w:szCs w:val="24"/>
        </w:rPr>
      </w:pPr>
    </w:p>
    <w:p w14:paraId="2DC43820" w14:textId="174D95A3" w:rsidR="003F7460" w:rsidRDefault="00DF3243" w:rsidP="00407DB1">
      <w:pPr>
        <w:rPr>
          <w:ins w:id="14" w:author="Nikhil Raman (BSM-IN)" w:date="2024-10-25T14:23:00Z" w16du:dateUtc="2024-10-25T12:23:00Z"/>
        </w:rPr>
      </w:pPr>
      <w:bookmarkStart w:id="15" w:name="_Toc167800900"/>
      <w:r w:rsidRPr="00DF3243">
        <w:rPr>
          <w:noProof/>
        </w:rPr>
        <w:drawing>
          <wp:inline distT="0" distB="0" distL="0" distR="0" wp14:anchorId="13025615" wp14:editId="625CDA4B">
            <wp:extent cx="6642100" cy="5043170"/>
            <wp:effectExtent l="19050" t="19050" r="25400" b="24130"/>
            <wp:docPr id="848174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5043170"/>
                    </a:xfrm>
                    <a:prstGeom prst="rect">
                      <a:avLst/>
                    </a:prstGeom>
                    <a:noFill/>
                    <a:ln>
                      <a:solidFill>
                        <a:srgbClr val="002060"/>
                      </a:solidFill>
                    </a:ln>
                  </pic:spPr>
                </pic:pic>
              </a:graphicData>
            </a:graphic>
          </wp:inline>
        </w:drawing>
      </w:r>
    </w:p>
    <w:p w14:paraId="6DFE7B19" w14:textId="77777777" w:rsidR="00E71011" w:rsidRDefault="00E71011" w:rsidP="006F1DFD">
      <w:pPr>
        <w:pStyle w:val="Heading2"/>
        <w:spacing w:before="0" w:after="120" w:line="240" w:lineRule="auto"/>
      </w:pPr>
    </w:p>
    <w:p w14:paraId="154FC8BB" w14:textId="77777777" w:rsidR="006414BA" w:rsidRDefault="006414BA" w:rsidP="006414BA"/>
    <w:p w14:paraId="1EA8BC3E" w14:textId="77777777" w:rsidR="006414BA" w:rsidRDefault="006414BA" w:rsidP="006414BA"/>
    <w:p w14:paraId="1F19E9C6" w14:textId="77777777" w:rsidR="006414BA" w:rsidRDefault="006414BA" w:rsidP="006414BA"/>
    <w:p w14:paraId="26F7DB74" w14:textId="77777777" w:rsidR="006414BA" w:rsidRDefault="006414BA" w:rsidP="006414BA"/>
    <w:p w14:paraId="6C2891A1" w14:textId="77777777" w:rsidR="006414BA" w:rsidRPr="006414BA" w:rsidRDefault="006414BA" w:rsidP="006414BA"/>
    <w:p w14:paraId="6E6FA056" w14:textId="77777777" w:rsidR="00E71011" w:rsidRPr="00E71011" w:rsidDel="00795512" w:rsidRDefault="00E71011" w:rsidP="00E71011">
      <w:pPr>
        <w:rPr>
          <w:del w:id="16" w:author="Nikhil Raman (BSM-IN)" w:date="2024-10-25T14:24:00Z" w16du:dateUtc="2024-10-25T12:24:00Z"/>
        </w:rPr>
      </w:pPr>
    </w:p>
    <w:p w14:paraId="3C23EA5B" w14:textId="2BED806D" w:rsidR="00A26C85" w:rsidRPr="006F1DFD" w:rsidRDefault="006F1DFD" w:rsidP="006F1DFD">
      <w:pPr>
        <w:pStyle w:val="Heading2"/>
        <w:spacing w:before="0" w:after="120" w:line="240" w:lineRule="auto"/>
        <w:rPr>
          <w:sz w:val="28"/>
          <w:szCs w:val="28"/>
        </w:rPr>
      </w:pPr>
      <w:r>
        <w:rPr>
          <w:sz w:val="28"/>
          <w:szCs w:val="28"/>
        </w:rPr>
        <w:t xml:space="preserve">5.2 </w:t>
      </w:r>
      <w:r w:rsidR="006A062C" w:rsidRPr="006F1DFD">
        <w:rPr>
          <w:sz w:val="28"/>
          <w:szCs w:val="28"/>
        </w:rPr>
        <w:t xml:space="preserve">AE at Sea </w:t>
      </w:r>
      <w:r w:rsidR="00E06BCD">
        <w:rPr>
          <w:sz w:val="28"/>
          <w:szCs w:val="28"/>
        </w:rPr>
        <w:t xml:space="preserve">- </w:t>
      </w:r>
      <w:r w:rsidR="006A062C" w:rsidRPr="006F1DFD">
        <w:rPr>
          <w:sz w:val="28"/>
          <w:szCs w:val="28"/>
        </w:rPr>
        <w:t xml:space="preserve">Fuel Consumption </w:t>
      </w:r>
      <w:r w:rsidR="00E6498B" w:rsidRPr="006F1DFD">
        <w:rPr>
          <w:sz w:val="28"/>
          <w:szCs w:val="28"/>
        </w:rPr>
        <w:t>T</w:t>
      </w:r>
      <w:r w:rsidR="006A062C" w:rsidRPr="006F1DFD">
        <w:rPr>
          <w:sz w:val="28"/>
          <w:szCs w:val="28"/>
        </w:rPr>
        <w:t>rend</w:t>
      </w:r>
      <w:bookmarkEnd w:id="15"/>
    </w:p>
    <w:p w14:paraId="43433DC5" w14:textId="1435172E" w:rsidR="004174C1" w:rsidRDefault="007C2215" w:rsidP="007C2215">
      <w:pPr>
        <w:rPr>
          <w:rFonts w:ascii="Arial" w:hAnsi="Arial" w:cs="Arial"/>
          <w:bCs/>
          <w:color w:val="002060"/>
          <w:sz w:val="24"/>
          <w:szCs w:val="24"/>
        </w:rPr>
      </w:pPr>
      <w:r w:rsidRPr="004059AF">
        <w:rPr>
          <w:rFonts w:ascii="Arial" w:hAnsi="Arial" w:cs="Arial"/>
          <w:color w:val="002060"/>
          <w:sz w:val="24"/>
          <w:szCs w:val="24"/>
        </w:rPr>
        <w:t xml:space="preserve">Below table provides </w:t>
      </w:r>
      <w:r>
        <w:rPr>
          <w:rFonts w:ascii="Arial" w:hAnsi="Arial" w:cs="Arial"/>
          <w:bCs/>
          <w:color w:val="002060"/>
          <w:sz w:val="24"/>
          <w:szCs w:val="24"/>
        </w:rPr>
        <w:t xml:space="preserve">Average AE Consumption at Sea for the BS Fleet in </w:t>
      </w:r>
      <w:r w:rsidR="007D5C0D">
        <w:rPr>
          <w:rFonts w:ascii="Arial" w:hAnsi="Arial"/>
          <w:bCs/>
          <w:color w:val="002060"/>
          <w:sz w:val="24"/>
          <w:szCs w:val="24"/>
        </w:rPr>
        <w:t xml:space="preserve">Q1, Q2, Q3 &amp; Q4 </w:t>
      </w:r>
      <w:r w:rsidR="003415B5">
        <w:rPr>
          <w:rFonts w:ascii="Arial" w:hAnsi="Arial"/>
          <w:bCs/>
          <w:color w:val="002060"/>
          <w:sz w:val="24"/>
          <w:szCs w:val="24"/>
        </w:rPr>
        <w:t>along with the Savings potential</w:t>
      </w:r>
      <w:r>
        <w:rPr>
          <w:rFonts w:ascii="Arial" w:hAnsi="Arial" w:cs="Arial"/>
          <w:bCs/>
          <w:color w:val="002060"/>
          <w:sz w:val="24"/>
          <w:szCs w:val="24"/>
        </w:rPr>
        <w:t>:</w:t>
      </w:r>
    </w:p>
    <w:p w14:paraId="0D8FE647" w14:textId="6264BE8B" w:rsidR="00E71011" w:rsidRDefault="006B3694" w:rsidP="007C2215">
      <w:pPr>
        <w:rPr>
          <w:rFonts w:ascii="Arial" w:hAnsi="Arial" w:cs="Arial"/>
          <w:b/>
          <w:color w:val="002060"/>
          <w:sz w:val="24"/>
          <w:szCs w:val="24"/>
        </w:rPr>
      </w:pPr>
      <w:r w:rsidRPr="006B3694">
        <w:rPr>
          <w:rFonts w:ascii="Arial" w:hAnsi="Arial" w:cs="Arial"/>
          <w:b/>
          <w:color w:val="002060"/>
          <w:sz w:val="24"/>
          <w:szCs w:val="24"/>
        </w:rPr>
        <w:t xml:space="preserve"> </w:t>
      </w:r>
      <w:r w:rsidRPr="006B3694">
        <w:rPr>
          <w:noProof/>
        </w:rPr>
        <w:drawing>
          <wp:inline distT="0" distB="0" distL="0" distR="0" wp14:anchorId="60BA9EF0" wp14:editId="740DE2EB">
            <wp:extent cx="6642100" cy="4760595"/>
            <wp:effectExtent l="19050" t="19050" r="25400" b="20955"/>
            <wp:docPr id="985959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4760595"/>
                    </a:xfrm>
                    <a:prstGeom prst="rect">
                      <a:avLst/>
                    </a:prstGeom>
                    <a:noFill/>
                    <a:ln>
                      <a:solidFill>
                        <a:srgbClr val="002060"/>
                      </a:solidFill>
                    </a:ln>
                  </pic:spPr>
                </pic:pic>
              </a:graphicData>
            </a:graphic>
          </wp:inline>
        </w:drawing>
      </w:r>
    </w:p>
    <w:p w14:paraId="1D82E3DA" w14:textId="77777777" w:rsidR="00B145C1" w:rsidRDefault="00B145C1" w:rsidP="007C2215">
      <w:pPr>
        <w:rPr>
          <w:rFonts w:ascii="Arial" w:hAnsi="Arial" w:cs="Arial"/>
          <w:b/>
          <w:color w:val="002060"/>
          <w:sz w:val="24"/>
          <w:szCs w:val="24"/>
        </w:rPr>
      </w:pPr>
    </w:p>
    <w:p w14:paraId="42A664CA" w14:textId="77777777" w:rsidR="002B0D45" w:rsidRDefault="002B0D45" w:rsidP="007C2215">
      <w:pPr>
        <w:rPr>
          <w:rFonts w:ascii="Arial" w:hAnsi="Arial" w:cs="Arial"/>
          <w:b/>
          <w:color w:val="002060"/>
          <w:sz w:val="24"/>
          <w:szCs w:val="24"/>
        </w:rPr>
      </w:pPr>
    </w:p>
    <w:p w14:paraId="29D4D7BE" w14:textId="77777777" w:rsidR="002B0D45" w:rsidRDefault="002B0D45" w:rsidP="007C2215">
      <w:pPr>
        <w:rPr>
          <w:rFonts w:ascii="Arial" w:hAnsi="Arial" w:cs="Arial"/>
          <w:b/>
          <w:color w:val="002060"/>
          <w:sz w:val="24"/>
          <w:szCs w:val="24"/>
        </w:rPr>
      </w:pPr>
    </w:p>
    <w:p w14:paraId="16D50696" w14:textId="77777777" w:rsidR="002B0D45" w:rsidRDefault="002B0D45" w:rsidP="007C2215">
      <w:pPr>
        <w:rPr>
          <w:rFonts w:ascii="Arial" w:hAnsi="Arial" w:cs="Arial"/>
          <w:b/>
          <w:color w:val="002060"/>
          <w:sz w:val="24"/>
          <w:szCs w:val="24"/>
        </w:rPr>
      </w:pPr>
    </w:p>
    <w:p w14:paraId="7969FC4B" w14:textId="77777777" w:rsidR="002B0D45" w:rsidRDefault="002B0D45" w:rsidP="007C2215">
      <w:pPr>
        <w:rPr>
          <w:rFonts w:ascii="Arial" w:hAnsi="Arial" w:cs="Arial"/>
          <w:b/>
          <w:color w:val="002060"/>
          <w:sz w:val="24"/>
          <w:szCs w:val="24"/>
        </w:rPr>
      </w:pPr>
    </w:p>
    <w:p w14:paraId="03F1A377" w14:textId="77777777" w:rsidR="002B0D45" w:rsidRDefault="002B0D45" w:rsidP="007C2215">
      <w:pPr>
        <w:rPr>
          <w:rFonts w:ascii="Arial" w:hAnsi="Arial" w:cs="Arial"/>
          <w:b/>
          <w:color w:val="002060"/>
          <w:sz w:val="24"/>
          <w:szCs w:val="24"/>
        </w:rPr>
      </w:pPr>
    </w:p>
    <w:p w14:paraId="6439219B" w14:textId="77777777" w:rsidR="002B0D45" w:rsidRDefault="002B0D45" w:rsidP="007C2215">
      <w:pPr>
        <w:rPr>
          <w:rFonts w:ascii="Arial" w:hAnsi="Arial" w:cs="Arial"/>
          <w:b/>
          <w:color w:val="002060"/>
          <w:sz w:val="24"/>
          <w:szCs w:val="24"/>
        </w:rPr>
      </w:pPr>
    </w:p>
    <w:p w14:paraId="278576E7" w14:textId="4AAE2BE7" w:rsidR="1BD77F82" w:rsidRPr="00A87D18" w:rsidRDefault="00786885" w:rsidP="00A87D18">
      <w:pPr>
        <w:pStyle w:val="Heading1"/>
        <w:ind w:left="0"/>
        <w:rPr>
          <w:rFonts w:cs="Arial"/>
        </w:rPr>
      </w:pPr>
      <w:bookmarkStart w:id="17" w:name="_Toc167800901"/>
      <w:r>
        <w:rPr>
          <w:rFonts w:cs="Arial"/>
        </w:rPr>
        <w:lastRenderedPageBreak/>
        <w:t xml:space="preserve">6. </w:t>
      </w:r>
      <w:r w:rsidR="00BF090F">
        <w:rPr>
          <w:rFonts w:cs="Arial"/>
        </w:rPr>
        <w:t>Boiler Performance</w:t>
      </w:r>
      <w:bookmarkEnd w:id="17"/>
    </w:p>
    <w:p w14:paraId="53F1B386" w14:textId="77777777" w:rsidR="002B0D45" w:rsidRDefault="002B0D45">
      <w:pPr>
        <w:rPr>
          <w:rFonts w:ascii="Arial" w:eastAsia="Calibri" w:hAnsi="Arial" w:cs="Arial"/>
          <w:color w:val="002060"/>
          <w:sz w:val="24"/>
          <w:szCs w:val="24"/>
        </w:rPr>
      </w:pPr>
    </w:p>
    <w:p w14:paraId="61BE2BA8" w14:textId="43BD65A8" w:rsidR="249B9ECA" w:rsidRPr="004059AF" w:rsidRDefault="249B9ECA">
      <w:pPr>
        <w:rPr>
          <w:rFonts w:ascii="Arial" w:eastAsia="Calibri" w:hAnsi="Arial" w:cs="Arial"/>
          <w:color w:val="002060"/>
          <w:sz w:val="24"/>
          <w:szCs w:val="24"/>
        </w:rPr>
      </w:pPr>
      <w:r w:rsidRPr="004059AF">
        <w:rPr>
          <w:rFonts w:ascii="Arial" w:eastAsia="Calibri" w:hAnsi="Arial" w:cs="Arial"/>
          <w:color w:val="002060"/>
          <w:sz w:val="24"/>
          <w:szCs w:val="24"/>
        </w:rPr>
        <w:t xml:space="preserve">Boiler </w:t>
      </w:r>
      <w:r w:rsidR="00B613F4">
        <w:rPr>
          <w:rFonts w:ascii="Arial" w:eastAsia="Calibri" w:hAnsi="Arial" w:cs="Arial"/>
          <w:color w:val="002060"/>
          <w:sz w:val="24"/>
          <w:szCs w:val="24"/>
        </w:rPr>
        <w:t>Fuel O</w:t>
      </w:r>
      <w:r w:rsidRPr="004059AF">
        <w:rPr>
          <w:rFonts w:ascii="Arial" w:eastAsia="Calibri" w:hAnsi="Arial" w:cs="Arial"/>
          <w:color w:val="002060"/>
          <w:sz w:val="24"/>
          <w:szCs w:val="24"/>
        </w:rPr>
        <w:t xml:space="preserve">ptimization on </w:t>
      </w:r>
      <w:r w:rsidR="00B613F4">
        <w:rPr>
          <w:rFonts w:ascii="Arial" w:eastAsia="Calibri" w:hAnsi="Arial" w:cs="Arial"/>
          <w:color w:val="002060"/>
          <w:sz w:val="24"/>
          <w:szCs w:val="24"/>
        </w:rPr>
        <w:t>V</w:t>
      </w:r>
      <w:r w:rsidRPr="004059AF">
        <w:rPr>
          <w:rFonts w:ascii="Arial" w:eastAsia="Calibri" w:hAnsi="Arial" w:cs="Arial"/>
          <w:color w:val="002060"/>
          <w:sz w:val="24"/>
          <w:szCs w:val="24"/>
        </w:rPr>
        <w:t xml:space="preserve">essels </w:t>
      </w:r>
      <w:r w:rsidR="4EA1257D" w:rsidRPr="004059AF">
        <w:rPr>
          <w:rFonts w:ascii="Arial" w:eastAsia="Calibri" w:hAnsi="Arial" w:cs="Arial"/>
          <w:color w:val="002060"/>
          <w:sz w:val="24"/>
          <w:szCs w:val="24"/>
        </w:rPr>
        <w:t>improves</w:t>
      </w:r>
      <w:r w:rsidRPr="004059AF">
        <w:rPr>
          <w:rFonts w:ascii="Arial" w:eastAsia="Calibri" w:hAnsi="Arial" w:cs="Arial"/>
          <w:color w:val="002060"/>
          <w:sz w:val="24"/>
          <w:szCs w:val="24"/>
        </w:rPr>
        <w:t xml:space="preserve"> the performance and efficiency of boilers and their associated steam distribution systems. It can reduce running costs and improve </w:t>
      </w:r>
      <w:r w:rsidR="35DAA93D" w:rsidRPr="004059AF">
        <w:rPr>
          <w:rFonts w:ascii="Arial" w:eastAsia="Calibri" w:hAnsi="Arial" w:cs="Arial"/>
          <w:color w:val="002060"/>
          <w:sz w:val="24"/>
          <w:szCs w:val="24"/>
        </w:rPr>
        <w:t>performance</w:t>
      </w:r>
      <w:r w:rsidRPr="004059AF">
        <w:rPr>
          <w:rFonts w:ascii="Arial" w:eastAsia="Calibri" w:hAnsi="Arial" w:cs="Arial"/>
          <w:color w:val="002060"/>
          <w:sz w:val="24"/>
          <w:szCs w:val="24"/>
        </w:rPr>
        <w:t xml:space="preserve">. Boiler optimization can involve </w:t>
      </w:r>
      <w:r w:rsidR="50DEC003" w:rsidRPr="004059AF">
        <w:rPr>
          <w:rFonts w:ascii="Arial" w:eastAsia="Calibri" w:hAnsi="Arial" w:cs="Arial"/>
          <w:color w:val="002060"/>
          <w:sz w:val="24"/>
          <w:szCs w:val="24"/>
        </w:rPr>
        <w:t>various</w:t>
      </w:r>
      <w:r w:rsidRPr="004059AF">
        <w:rPr>
          <w:rFonts w:ascii="Arial" w:eastAsia="Calibri" w:hAnsi="Arial" w:cs="Arial"/>
          <w:color w:val="002060"/>
          <w:sz w:val="24"/>
          <w:szCs w:val="24"/>
        </w:rPr>
        <w:t xml:space="preserve"> aspects such as:</w:t>
      </w:r>
    </w:p>
    <w:p w14:paraId="74213F59" w14:textId="77777777" w:rsidR="007D66DF" w:rsidRPr="004059AF" w:rsidRDefault="249B9ECA" w:rsidP="00D57E9F">
      <w:pPr>
        <w:pStyle w:val="ListParagraph"/>
        <w:numPr>
          <w:ilvl w:val="0"/>
          <w:numId w:val="8"/>
        </w:numPr>
        <w:rPr>
          <w:rFonts w:ascii="Arial" w:eastAsia="Calibri" w:hAnsi="Arial"/>
          <w:color w:val="002060"/>
          <w:sz w:val="24"/>
          <w:szCs w:val="24"/>
        </w:rPr>
      </w:pPr>
      <w:r w:rsidRPr="004059AF">
        <w:rPr>
          <w:rFonts w:ascii="Arial" w:eastAsia="Calibri" w:hAnsi="Arial"/>
          <w:color w:val="002060"/>
          <w:sz w:val="24"/>
          <w:szCs w:val="24"/>
        </w:rPr>
        <w:t xml:space="preserve">Operating the boiler at the optimal pressure and temperature to maximize the heat transfer and minimize </w:t>
      </w:r>
      <w:r w:rsidR="00EE12A1" w:rsidRPr="004059AF">
        <w:rPr>
          <w:rFonts w:ascii="Arial" w:eastAsia="Calibri" w:hAnsi="Arial"/>
          <w:color w:val="002060"/>
          <w:sz w:val="24"/>
          <w:szCs w:val="24"/>
        </w:rPr>
        <w:t>heat</w:t>
      </w:r>
      <w:r w:rsidRPr="004059AF">
        <w:rPr>
          <w:rFonts w:ascii="Arial" w:eastAsia="Calibri" w:hAnsi="Arial"/>
          <w:color w:val="002060"/>
          <w:sz w:val="24"/>
          <w:szCs w:val="24"/>
        </w:rPr>
        <w:t xml:space="preserve"> losses.</w:t>
      </w:r>
    </w:p>
    <w:p w14:paraId="209F1E5B" w14:textId="7EF71F09" w:rsidR="249B9ECA" w:rsidRPr="004059AF" w:rsidRDefault="249B9ECA" w:rsidP="00D57E9F">
      <w:pPr>
        <w:pStyle w:val="ListParagraph"/>
        <w:numPr>
          <w:ilvl w:val="0"/>
          <w:numId w:val="8"/>
        </w:numPr>
        <w:rPr>
          <w:rFonts w:ascii="Arial" w:eastAsia="Calibri" w:hAnsi="Arial"/>
          <w:color w:val="002060"/>
          <w:sz w:val="24"/>
          <w:szCs w:val="24"/>
        </w:rPr>
      </w:pPr>
      <w:r w:rsidRPr="004059AF">
        <w:rPr>
          <w:rFonts w:ascii="Arial" w:eastAsia="Calibri" w:hAnsi="Arial"/>
          <w:color w:val="002060"/>
          <w:sz w:val="24"/>
          <w:szCs w:val="24"/>
        </w:rPr>
        <w:t>Maintaining the boiler water quality to prevent corrosion and scale formation, which can affect the heat transfer and cause boiler failure</w:t>
      </w:r>
      <w:r w:rsidR="327E73FD" w:rsidRPr="004059AF">
        <w:rPr>
          <w:rFonts w:ascii="Arial" w:eastAsia="Calibri" w:hAnsi="Arial"/>
          <w:color w:val="002060"/>
          <w:sz w:val="24"/>
          <w:szCs w:val="24"/>
        </w:rPr>
        <w:t>.</w:t>
      </w:r>
    </w:p>
    <w:p w14:paraId="557F7AAC" w14:textId="2BF33949" w:rsidR="249B9ECA" w:rsidRPr="004059AF" w:rsidRDefault="249B9ECA" w:rsidP="00D57E9F">
      <w:pPr>
        <w:pStyle w:val="ListParagraph"/>
        <w:numPr>
          <w:ilvl w:val="0"/>
          <w:numId w:val="8"/>
        </w:numPr>
        <w:rPr>
          <w:rFonts w:ascii="Arial" w:eastAsia="Calibri" w:hAnsi="Arial"/>
          <w:color w:val="002060"/>
          <w:sz w:val="24"/>
          <w:szCs w:val="24"/>
        </w:rPr>
      </w:pPr>
      <w:r w:rsidRPr="004059AF">
        <w:rPr>
          <w:rFonts w:ascii="Arial" w:eastAsia="Calibri" w:hAnsi="Arial"/>
          <w:color w:val="002060"/>
          <w:sz w:val="24"/>
          <w:szCs w:val="24"/>
        </w:rPr>
        <w:t>Implementing proper control and monitoring systems to regulate the boiler operation and detect any faults or anomalies.</w:t>
      </w:r>
    </w:p>
    <w:p w14:paraId="31134C23" w14:textId="77777777" w:rsidR="007039E8" w:rsidRDefault="249B9ECA" w:rsidP="007039E8">
      <w:pPr>
        <w:pStyle w:val="ListParagraph"/>
        <w:numPr>
          <w:ilvl w:val="0"/>
          <w:numId w:val="8"/>
        </w:numPr>
        <w:rPr>
          <w:rFonts w:ascii="Arial" w:eastAsia="Calibri" w:hAnsi="Arial"/>
          <w:color w:val="002060"/>
          <w:sz w:val="24"/>
          <w:szCs w:val="24"/>
        </w:rPr>
      </w:pPr>
      <w:r w:rsidRPr="004059AF">
        <w:rPr>
          <w:rFonts w:ascii="Arial" w:eastAsia="Calibri" w:hAnsi="Arial"/>
          <w:color w:val="002060"/>
          <w:sz w:val="24"/>
          <w:szCs w:val="24"/>
        </w:rPr>
        <w:t>Performing regular inspection and maintenance to ensure the boiler is in good condition and meets safety standards.</w:t>
      </w:r>
    </w:p>
    <w:p w14:paraId="43B8E34C" w14:textId="50C09F27" w:rsidR="00BE67B3" w:rsidRPr="007039E8" w:rsidRDefault="1283B222" w:rsidP="34E3BF1C">
      <w:pPr>
        <w:pStyle w:val="ListParagraph"/>
        <w:numPr>
          <w:ilvl w:val="0"/>
          <w:numId w:val="8"/>
        </w:numPr>
        <w:rPr>
          <w:rFonts w:ascii="Arial" w:eastAsia="Calibri" w:hAnsi="Arial"/>
          <w:color w:val="002060"/>
          <w:sz w:val="24"/>
          <w:szCs w:val="24"/>
        </w:rPr>
      </w:pPr>
      <w:r w:rsidRPr="007039E8">
        <w:rPr>
          <w:rFonts w:ascii="Arial" w:eastAsia="Calibri" w:hAnsi="Arial"/>
          <w:color w:val="002060"/>
          <w:sz w:val="24"/>
          <w:szCs w:val="24"/>
        </w:rPr>
        <w:t xml:space="preserve">FPC has </w:t>
      </w:r>
      <w:r w:rsidR="00A44BF4" w:rsidRPr="007039E8">
        <w:rPr>
          <w:rFonts w:ascii="Arial" w:eastAsia="Calibri" w:hAnsi="Arial"/>
          <w:color w:val="002060"/>
          <w:sz w:val="24"/>
          <w:szCs w:val="24"/>
        </w:rPr>
        <w:t>a</w:t>
      </w:r>
      <w:r w:rsidRPr="007039E8">
        <w:rPr>
          <w:rFonts w:ascii="Arial" w:eastAsia="Calibri" w:hAnsi="Arial"/>
          <w:color w:val="002060"/>
          <w:sz w:val="24"/>
          <w:szCs w:val="24"/>
        </w:rPr>
        <w:t xml:space="preserve">cquired the boiler data from </w:t>
      </w:r>
      <w:r w:rsidR="00B7235D" w:rsidRPr="007039E8">
        <w:rPr>
          <w:rFonts w:ascii="Arial" w:eastAsia="Calibri" w:hAnsi="Arial"/>
          <w:color w:val="002060"/>
          <w:sz w:val="24"/>
          <w:szCs w:val="24"/>
        </w:rPr>
        <w:t xml:space="preserve">all </w:t>
      </w:r>
      <w:r w:rsidRPr="007039E8">
        <w:rPr>
          <w:rFonts w:ascii="Arial" w:eastAsia="Calibri" w:hAnsi="Arial"/>
          <w:color w:val="002060"/>
          <w:sz w:val="24"/>
          <w:szCs w:val="24"/>
        </w:rPr>
        <w:t xml:space="preserve">the </w:t>
      </w:r>
      <w:r w:rsidR="2F282DE2" w:rsidRPr="007039E8">
        <w:rPr>
          <w:rFonts w:ascii="Arial" w:eastAsia="Calibri" w:hAnsi="Arial"/>
          <w:color w:val="002060"/>
          <w:sz w:val="24"/>
          <w:szCs w:val="24"/>
        </w:rPr>
        <w:t xml:space="preserve">BS </w:t>
      </w:r>
      <w:r w:rsidR="27871D27" w:rsidRPr="007039E8">
        <w:rPr>
          <w:rFonts w:ascii="Arial" w:eastAsia="Calibri" w:hAnsi="Arial"/>
          <w:color w:val="002060"/>
          <w:sz w:val="24"/>
          <w:szCs w:val="24"/>
        </w:rPr>
        <w:t>vessel</w:t>
      </w:r>
      <w:r w:rsidR="50BC07F6" w:rsidRPr="007039E8">
        <w:rPr>
          <w:rFonts w:ascii="Arial" w:eastAsia="Calibri" w:hAnsi="Arial"/>
          <w:color w:val="002060"/>
          <w:sz w:val="24"/>
          <w:szCs w:val="24"/>
        </w:rPr>
        <w:t>s</w:t>
      </w:r>
      <w:r w:rsidR="003E10EE" w:rsidRPr="007039E8">
        <w:rPr>
          <w:rFonts w:ascii="Arial" w:eastAsia="Calibri" w:hAnsi="Arial"/>
          <w:color w:val="002060"/>
          <w:sz w:val="24"/>
          <w:szCs w:val="24"/>
        </w:rPr>
        <w:t xml:space="preserve"> </w:t>
      </w:r>
      <w:r w:rsidR="009625A3" w:rsidRPr="007039E8">
        <w:rPr>
          <w:rFonts w:ascii="Arial" w:eastAsia="Calibri" w:hAnsi="Arial"/>
          <w:color w:val="002060"/>
          <w:sz w:val="24"/>
          <w:szCs w:val="24"/>
        </w:rPr>
        <w:t xml:space="preserve">and </w:t>
      </w:r>
      <w:r w:rsidR="00874A97" w:rsidRPr="007039E8">
        <w:rPr>
          <w:rFonts w:ascii="Arial" w:eastAsia="Calibri" w:hAnsi="Arial"/>
          <w:color w:val="002060"/>
          <w:sz w:val="24"/>
          <w:szCs w:val="24"/>
        </w:rPr>
        <w:t>c</w:t>
      </w:r>
      <w:r w:rsidR="003E2B30" w:rsidRPr="007039E8">
        <w:rPr>
          <w:rStyle w:val="cf01"/>
          <w:rFonts w:ascii="Arial" w:hAnsi="Arial" w:cs="Arial"/>
          <w:color w:val="002060"/>
          <w:sz w:val="24"/>
          <w:szCs w:val="24"/>
        </w:rPr>
        <w:t>onsumption base lines have been made for specific Vessel for both at Sea and at Port, considering the minimum firing load of the boiler.</w:t>
      </w:r>
      <w:r w:rsidR="00B145C1">
        <w:rPr>
          <w:rStyle w:val="cf01"/>
          <w:rFonts w:ascii="Arial" w:hAnsi="Arial" w:cs="Arial"/>
          <w:color w:val="002060"/>
          <w:sz w:val="24"/>
          <w:szCs w:val="24"/>
        </w:rPr>
        <w:t xml:space="preserve"> </w:t>
      </w:r>
      <w:r w:rsidR="671E53BF" w:rsidRPr="007039E8">
        <w:rPr>
          <w:rFonts w:ascii="Arial" w:eastAsia="Calibri" w:hAnsi="Arial"/>
          <w:color w:val="002060"/>
          <w:sz w:val="24"/>
          <w:szCs w:val="24"/>
        </w:rPr>
        <w:t xml:space="preserve">FPC </w:t>
      </w:r>
      <w:r w:rsidR="00EE12A1" w:rsidRPr="007039E8">
        <w:rPr>
          <w:rFonts w:ascii="Arial" w:eastAsia="Calibri" w:hAnsi="Arial"/>
          <w:color w:val="002060"/>
          <w:sz w:val="24"/>
          <w:szCs w:val="24"/>
        </w:rPr>
        <w:t>s</w:t>
      </w:r>
      <w:r w:rsidR="671E53BF" w:rsidRPr="007039E8">
        <w:rPr>
          <w:rFonts w:ascii="Arial" w:eastAsia="Calibri" w:hAnsi="Arial"/>
          <w:color w:val="002060"/>
          <w:sz w:val="24"/>
          <w:szCs w:val="24"/>
        </w:rPr>
        <w:t xml:space="preserve">hared a </w:t>
      </w:r>
      <w:r w:rsidR="00BEEC0C" w:rsidRPr="007039E8">
        <w:rPr>
          <w:rFonts w:ascii="Arial" w:eastAsia="Calibri" w:hAnsi="Arial"/>
          <w:color w:val="002060"/>
          <w:sz w:val="24"/>
          <w:szCs w:val="24"/>
        </w:rPr>
        <w:t>guideline</w:t>
      </w:r>
      <w:r w:rsidR="671E53BF" w:rsidRPr="007039E8">
        <w:rPr>
          <w:rFonts w:ascii="Arial" w:eastAsia="Calibri" w:hAnsi="Arial"/>
          <w:color w:val="002060"/>
          <w:sz w:val="24"/>
          <w:szCs w:val="24"/>
        </w:rPr>
        <w:t xml:space="preserve"> of best practices to follow on board both </w:t>
      </w:r>
      <w:r w:rsidR="3D6C59CA" w:rsidRPr="007039E8">
        <w:rPr>
          <w:rFonts w:ascii="Arial" w:eastAsia="Calibri" w:hAnsi="Arial"/>
          <w:color w:val="002060"/>
          <w:sz w:val="24"/>
          <w:szCs w:val="24"/>
        </w:rPr>
        <w:t>A</w:t>
      </w:r>
      <w:r w:rsidR="671E53BF" w:rsidRPr="007039E8">
        <w:rPr>
          <w:rFonts w:ascii="Arial" w:eastAsia="Calibri" w:hAnsi="Arial"/>
          <w:color w:val="002060"/>
          <w:sz w:val="24"/>
          <w:szCs w:val="24"/>
        </w:rPr>
        <w:t xml:space="preserve">t Sea and </w:t>
      </w:r>
      <w:r w:rsidR="4135E553" w:rsidRPr="007039E8">
        <w:rPr>
          <w:rFonts w:ascii="Arial" w:eastAsia="Calibri" w:hAnsi="Arial"/>
          <w:color w:val="002060"/>
          <w:sz w:val="24"/>
          <w:szCs w:val="24"/>
        </w:rPr>
        <w:t xml:space="preserve">In </w:t>
      </w:r>
      <w:r w:rsidR="671E53BF" w:rsidRPr="007039E8">
        <w:rPr>
          <w:rFonts w:ascii="Arial" w:eastAsia="Calibri" w:hAnsi="Arial"/>
          <w:color w:val="002060"/>
          <w:sz w:val="24"/>
          <w:szCs w:val="24"/>
        </w:rPr>
        <w:t xml:space="preserve">Port to </w:t>
      </w:r>
      <w:r w:rsidR="3B58C36F" w:rsidRPr="007039E8">
        <w:rPr>
          <w:rFonts w:ascii="Arial" w:eastAsia="Calibri" w:hAnsi="Arial"/>
          <w:color w:val="002060"/>
          <w:sz w:val="24"/>
          <w:szCs w:val="24"/>
        </w:rPr>
        <w:t>minimize</w:t>
      </w:r>
      <w:r w:rsidR="671E53BF" w:rsidRPr="007039E8">
        <w:rPr>
          <w:rFonts w:ascii="Arial" w:eastAsia="Calibri" w:hAnsi="Arial"/>
          <w:color w:val="002060"/>
          <w:sz w:val="24"/>
          <w:szCs w:val="24"/>
        </w:rPr>
        <w:t xml:space="preserve"> the </w:t>
      </w:r>
      <w:r w:rsidR="267BC2B5" w:rsidRPr="007039E8">
        <w:rPr>
          <w:rFonts w:ascii="Arial" w:eastAsia="Calibri" w:hAnsi="Arial"/>
          <w:color w:val="002060"/>
          <w:sz w:val="24"/>
          <w:szCs w:val="24"/>
        </w:rPr>
        <w:t xml:space="preserve">operations/consumptions to </w:t>
      </w:r>
      <w:r w:rsidR="0F75AA79" w:rsidRPr="007039E8">
        <w:rPr>
          <w:rFonts w:ascii="Arial" w:eastAsia="Calibri" w:hAnsi="Arial"/>
          <w:color w:val="002060"/>
          <w:sz w:val="24"/>
          <w:szCs w:val="24"/>
        </w:rPr>
        <w:t>optimize</w:t>
      </w:r>
      <w:r w:rsidR="267BC2B5" w:rsidRPr="007039E8">
        <w:rPr>
          <w:rFonts w:ascii="Arial" w:eastAsia="Calibri" w:hAnsi="Arial"/>
          <w:color w:val="002060"/>
          <w:sz w:val="24"/>
          <w:szCs w:val="24"/>
        </w:rPr>
        <w:t xml:space="preserve"> </w:t>
      </w:r>
      <w:r w:rsidR="0CB1D041" w:rsidRPr="007039E8">
        <w:rPr>
          <w:rFonts w:ascii="Arial" w:eastAsia="Calibri" w:hAnsi="Arial"/>
          <w:color w:val="002060"/>
          <w:sz w:val="24"/>
          <w:szCs w:val="24"/>
        </w:rPr>
        <w:t xml:space="preserve">fuel consumption on </w:t>
      </w:r>
      <w:r w:rsidR="66D37314" w:rsidRPr="007039E8">
        <w:rPr>
          <w:rFonts w:ascii="Arial" w:eastAsia="Calibri" w:hAnsi="Arial"/>
          <w:color w:val="002060"/>
          <w:sz w:val="24"/>
          <w:szCs w:val="24"/>
        </w:rPr>
        <w:t>AE &amp;</w:t>
      </w:r>
      <w:r w:rsidR="267BC2B5" w:rsidRPr="007039E8">
        <w:rPr>
          <w:rFonts w:ascii="Arial" w:eastAsia="Calibri" w:hAnsi="Arial"/>
          <w:color w:val="002060"/>
          <w:sz w:val="24"/>
          <w:szCs w:val="24"/>
        </w:rPr>
        <w:t xml:space="preserve"> </w:t>
      </w:r>
      <w:r w:rsidR="3CB11FFE" w:rsidRPr="007039E8">
        <w:rPr>
          <w:rFonts w:ascii="Arial" w:eastAsia="Calibri" w:hAnsi="Arial"/>
          <w:color w:val="002060"/>
          <w:sz w:val="24"/>
          <w:szCs w:val="24"/>
        </w:rPr>
        <w:t>Boiler</w:t>
      </w:r>
      <w:r w:rsidR="267BC2B5" w:rsidRPr="007039E8">
        <w:rPr>
          <w:rFonts w:ascii="Arial" w:eastAsia="Calibri" w:hAnsi="Arial"/>
          <w:color w:val="002060"/>
          <w:sz w:val="24"/>
          <w:szCs w:val="24"/>
        </w:rPr>
        <w:t>.</w:t>
      </w:r>
    </w:p>
    <w:p w14:paraId="51DE3824" w14:textId="77777777" w:rsidR="00874258" w:rsidRPr="004059AF" w:rsidRDefault="00874258" w:rsidP="34E3BF1C">
      <w:pPr>
        <w:rPr>
          <w:rFonts w:ascii="Arial" w:eastAsia="Calibri" w:hAnsi="Arial" w:cs="Arial"/>
          <w:color w:val="002060"/>
          <w:sz w:val="24"/>
          <w:szCs w:val="24"/>
        </w:rPr>
      </w:pPr>
    </w:p>
    <w:tbl>
      <w:tblPr>
        <w:tblStyle w:val="TableGrid"/>
        <w:tblW w:w="0" w:type="auto"/>
        <w:shd w:val="clear" w:color="auto" w:fill="A8D08D" w:themeFill="accent6" w:themeFillTint="99"/>
        <w:tblLook w:val="04A0" w:firstRow="1" w:lastRow="0" w:firstColumn="1" w:lastColumn="0" w:noHBand="0" w:noVBand="1"/>
      </w:tblPr>
      <w:tblGrid>
        <w:gridCol w:w="10432"/>
      </w:tblGrid>
      <w:tr w:rsidR="000610EC" w:rsidRPr="00133917" w14:paraId="640DF550" w14:textId="77777777" w:rsidTr="00034746">
        <w:trPr>
          <w:trHeight w:val="4456"/>
        </w:trPr>
        <w:tc>
          <w:tcPr>
            <w:tcW w:w="10432" w:type="dxa"/>
            <w:shd w:val="clear" w:color="auto" w:fill="A8D08D" w:themeFill="accent6" w:themeFillTint="99"/>
          </w:tcPr>
          <w:p w14:paraId="65F31224" w14:textId="77777777" w:rsidR="005E553D" w:rsidRPr="00B123B1" w:rsidRDefault="005E553D" w:rsidP="005E553D">
            <w:pPr>
              <w:rPr>
                <w:rFonts w:ascii="Arial" w:hAnsi="Arial"/>
                <w:b/>
                <w:bCs/>
                <w:color w:val="002060"/>
                <w:sz w:val="24"/>
                <w:szCs w:val="24"/>
                <w:u w:val="single"/>
              </w:rPr>
            </w:pPr>
            <w:r w:rsidRPr="00B123B1">
              <w:rPr>
                <w:rFonts w:ascii="Arial" w:hAnsi="Arial"/>
                <w:b/>
                <w:bCs/>
                <w:color w:val="002060"/>
                <w:sz w:val="24"/>
                <w:szCs w:val="24"/>
                <w:u w:val="single"/>
              </w:rPr>
              <w:t>Filtration criteria for Boiler @ Sea:</w:t>
            </w:r>
          </w:p>
          <w:p w14:paraId="4668F4F0" w14:textId="77777777" w:rsidR="00874258" w:rsidRPr="00B123B1" w:rsidRDefault="00874258" w:rsidP="005E553D">
            <w:pPr>
              <w:rPr>
                <w:rFonts w:ascii="Arial" w:hAnsi="Arial"/>
                <w:b/>
                <w:bCs/>
                <w:color w:val="002060"/>
                <w:sz w:val="24"/>
                <w:szCs w:val="24"/>
                <w:u w:val="single"/>
              </w:rPr>
            </w:pPr>
          </w:p>
          <w:p w14:paraId="390BE8B0" w14:textId="08A863D5" w:rsidR="005E553D" w:rsidRDefault="005E553D" w:rsidP="005E553D">
            <w:pPr>
              <w:rPr>
                <w:rFonts w:ascii="Arial" w:hAnsi="Arial"/>
                <w:color w:val="002060"/>
                <w:sz w:val="24"/>
                <w:szCs w:val="24"/>
              </w:rPr>
            </w:pPr>
            <w:r w:rsidRPr="00B123B1">
              <w:rPr>
                <w:rFonts w:ascii="Arial" w:hAnsi="Arial"/>
                <w:color w:val="002060"/>
                <w:sz w:val="24"/>
                <w:szCs w:val="24"/>
              </w:rPr>
              <w:t xml:space="preserve">Noon at Sea, EOSP logs which </w:t>
            </w:r>
            <w:r w:rsidR="00D44CAC" w:rsidRPr="00B123B1">
              <w:rPr>
                <w:rFonts w:ascii="Arial" w:hAnsi="Arial"/>
                <w:color w:val="002060"/>
                <w:sz w:val="24"/>
                <w:szCs w:val="24"/>
              </w:rPr>
              <w:t>fall</w:t>
            </w:r>
            <w:r w:rsidRPr="00B123B1">
              <w:rPr>
                <w:rFonts w:ascii="Arial" w:hAnsi="Arial"/>
                <w:color w:val="002060"/>
                <w:sz w:val="24"/>
                <w:szCs w:val="24"/>
              </w:rPr>
              <w:t xml:space="preserve"> under below criteria will be filtered out:</w:t>
            </w:r>
          </w:p>
          <w:p w14:paraId="7677A3AA" w14:textId="77777777" w:rsidR="00010794" w:rsidRPr="00B123B1" w:rsidRDefault="00010794" w:rsidP="005E553D">
            <w:pPr>
              <w:rPr>
                <w:rFonts w:ascii="Arial" w:hAnsi="Arial"/>
                <w:color w:val="002060"/>
                <w:sz w:val="24"/>
                <w:szCs w:val="24"/>
              </w:rPr>
            </w:pPr>
          </w:p>
          <w:p w14:paraId="18EA7A36" w14:textId="77777777" w:rsidR="005E553D" w:rsidRPr="00B123B1" w:rsidRDefault="005E553D" w:rsidP="005E553D">
            <w:pPr>
              <w:pStyle w:val="ListParagraph"/>
              <w:numPr>
                <w:ilvl w:val="0"/>
                <w:numId w:val="26"/>
              </w:numPr>
              <w:spacing w:after="0"/>
              <w:rPr>
                <w:rFonts w:ascii="Arial" w:hAnsi="Arial"/>
                <w:color w:val="002060"/>
                <w:sz w:val="24"/>
                <w:szCs w:val="24"/>
              </w:rPr>
            </w:pPr>
            <w:r w:rsidRPr="00B123B1">
              <w:rPr>
                <w:rFonts w:ascii="Arial" w:hAnsi="Arial"/>
                <w:color w:val="002060"/>
                <w:sz w:val="24"/>
                <w:szCs w:val="24"/>
              </w:rPr>
              <w:t>ME load at Sea &lt; 37% MCR</w:t>
            </w:r>
          </w:p>
          <w:p w14:paraId="765F2E06" w14:textId="77777777" w:rsidR="005E553D" w:rsidRPr="00B123B1" w:rsidRDefault="005E553D" w:rsidP="005E553D">
            <w:pPr>
              <w:pStyle w:val="ListParagraph"/>
              <w:numPr>
                <w:ilvl w:val="0"/>
                <w:numId w:val="26"/>
              </w:numPr>
              <w:spacing w:after="0"/>
              <w:rPr>
                <w:rFonts w:ascii="Arial" w:hAnsi="Arial"/>
                <w:color w:val="002060"/>
                <w:sz w:val="24"/>
                <w:szCs w:val="24"/>
              </w:rPr>
            </w:pPr>
            <w:r w:rsidRPr="244FFF94">
              <w:rPr>
                <w:rFonts w:ascii="Arial" w:hAnsi="Arial"/>
                <w:color w:val="002060"/>
                <w:sz w:val="24"/>
                <w:szCs w:val="24"/>
              </w:rPr>
              <w:t>Log duration &lt; 8 hours.</w:t>
            </w:r>
          </w:p>
          <w:p w14:paraId="3A32F6FB" w14:textId="6D705EF5" w:rsidR="001B4C7A" w:rsidRPr="001B4C7A" w:rsidRDefault="001B4C7A" w:rsidP="001B4C7A">
            <w:pPr>
              <w:pStyle w:val="ListParagraph"/>
              <w:numPr>
                <w:ilvl w:val="0"/>
                <w:numId w:val="26"/>
              </w:numPr>
              <w:rPr>
                <w:rFonts w:ascii="Arial" w:hAnsi="Arial"/>
                <w:color w:val="002060"/>
                <w:sz w:val="24"/>
                <w:szCs w:val="24"/>
              </w:rPr>
            </w:pPr>
            <w:r w:rsidRPr="001B4C7A">
              <w:rPr>
                <w:rFonts w:ascii="Arial" w:hAnsi="Arial"/>
                <w:color w:val="002060"/>
                <w:sz w:val="24"/>
                <w:szCs w:val="24"/>
              </w:rPr>
              <w:t>For tanker vessels, if Boiler consumption at sea &gt;1.0 MT/day – as this would suggest that some cargo operation (cargo heating/tank cleaning) is in progress.</w:t>
            </w:r>
          </w:p>
          <w:p w14:paraId="0B10A295" w14:textId="77777777" w:rsidR="00874258" w:rsidRPr="00B123B1" w:rsidRDefault="00874258" w:rsidP="00874258">
            <w:pPr>
              <w:pStyle w:val="ListParagraph"/>
              <w:spacing w:after="0"/>
              <w:ind w:left="720"/>
              <w:rPr>
                <w:rFonts w:ascii="Arial" w:hAnsi="Arial"/>
                <w:color w:val="002060"/>
                <w:sz w:val="24"/>
                <w:szCs w:val="24"/>
              </w:rPr>
            </w:pPr>
          </w:p>
          <w:p w14:paraId="3C75962A" w14:textId="77777777" w:rsidR="005E553D" w:rsidRDefault="005E553D" w:rsidP="005E553D">
            <w:pPr>
              <w:rPr>
                <w:rFonts w:ascii="Arial" w:hAnsi="Arial"/>
                <w:b/>
                <w:bCs/>
                <w:color w:val="002060"/>
                <w:sz w:val="24"/>
                <w:szCs w:val="24"/>
                <w:u w:val="single"/>
              </w:rPr>
            </w:pPr>
            <w:r w:rsidRPr="00B123B1">
              <w:rPr>
                <w:rFonts w:ascii="Arial" w:hAnsi="Arial"/>
                <w:b/>
                <w:bCs/>
                <w:color w:val="002060"/>
                <w:sz w:val="24"/>
                <w:szCs w:val="24"/>
                <w:u w:val="single"/>
              </w:rPr>
              <w:t>Filtration criteria for Boiler @ Port:</w:t>
            </w:r>
          </w:p>
          <w:p w14:paraId="7E4ED776" w14:textId="77777777" w:rsidR="00874258" w:rsidRDefault="00874258" w:rsidP="005E553D">
            <w:pPr>
              <w:rPr>
                <w:rFonts w:ascii="Arial" w:hAnsi="Arial"/>
                <w:b/>
                <w:bCs/>
                <w:color w:val="002060"/>
                <w:sz w:val="24"/>
                <w:szCs w:val="24"/>
                <w:u w:val="single"/>
              </w:rPr>
            </w:pPr>
          </w:p>
          <w:p w14:paraId="060E9803" w14:textId="14D03C79" w:rsidR="005E553D" w:rsidRDefault="005E553D" w:rsidP="005E553D">
            <w:pPr>
              <w:rPr>
                <w:rFonts w:ascii="Arial" w:hAnsi="Arial"/>
                <w:color w:val="002060"/>
                <w:sz w:val="24"/>
                <w:szCs w:val="24"/>
              </w:rPr>
            </w:pPr>
            <w:r>
              <w:rPr>
                <w:rFonts w:ascii="Arial" w:hAnsi="Arial"/>
                <w:color w:val="002060"/>
                <w:sz w:val="24"/>
                <w:szCs w:val="24"/>
              </w:rPr>
              <w:t xml:space="preserve">Noon at Port logs which </w:t>
            </w:r>
            <w:r w:rsidR="00D44CAC">
              <w:rPr>
                <w:rFonts w:ascii="Arial" w:hAnsi="Arial"/>
                <w:color w:val="002060"/>
                <w:sz w:val="24"/>
                <w:szCs w:val="24"/>
              </w:rPr>
              <w:t>fall</w:t>
            </w:r>
            <w:r>
              <w:rPr>
                <w:rFonts w:ascii="Arial" w:hAnsi="Arial"/>
                <w:color w:val="002060"/>
                <w:sz w:val="24"/>
                <w:szCs w:val="24"/>
              </w:rPr>
              <w:t xml:space="preserve"> under below criteria will be filtered out:</w:t>
            </w:r>
          </w:p>
          <w:p w14:paraId="53B5CFFA" w14:textId="77777777" w:rsidR="00010794" w:rsidRPr="00DD59D4" w:rsidRDefault="00010794" w:rsidP="005E553D">
            <w:pPr>
              <w:rPr>
                <w:rFonts w:ascii="Arial" w:hAnsi="Arial"/>
                <w:color w:val="002060"/>
                <w:sz w:val="24"/>
                <w:szCs w:val="24"/>
              </w:rPr>
            </w:pPr>
          </w:p>
          <w:p w14:paraId="51ADD8AF" w14:textId="32F40A46" w:rsidR="005E553D" w:rsidRPr="00B123B1" w:rsidRDefault="005E553D" w:rsidP="005E553D">
            <w:pPr>
              <w:pStyle w:val="ListParagraph"/>
              <w:numPr>
                <w:ilvl w:val="0"/>
                <w:numId w:val="27"/>
              </w:numPr>
              <w:spacing w:after="0"/>
              <w:rPr>
                <w:rFonts w:ascii="Arial" w:hAnsi="Arial"/>
                <w:color w:val="002060"/>
                <w:sz w:val="24"/>
                <w:szCs w:val="24"/>
              </w:rPr>
            </w:pPr>
            <w:r w:rsidRPr="5D1CC161">
              <w:rPr>
                <w:rFonts w:ascii="Arial" w:hAnsi="Arial"/>
                <w:color w:val="002060"/>
                <w:sz w:val="24"/>
                <w:szCs w:val="24"/>
              </w:rPr>
              <w:t xml:space="preserve">Logs with Main Engine Running hours </w:t>
            </w:r>
            <w:r w:rsidR="00D744BC" w:rsidRPr="5D1CC161">
              <w:rPr>
                <w:rFonts w:ascii="Arial" w:hAnsi="Arial"/>
                <w:color w:val="002060"/>
                <w:sz w:val="24"/>
                <w:szCs w:val="24"/>
              </w:rPr>
              <w:t>are not</w:t>
            </w:r>
            <w:r w:rsidRPr="5D1CC161">
              <w:rPr>
                <w:rFonts w:ascii="Arial" w:hAnsi="Arial"/>
                <w:color w:val="002060"/>
                <w:sz w:val="24"/>
                <w:szCs w:val="24"/>
              </w:rPr>
              <w:t xml:space="preserve"> considered.</w:t>
            </w:r>
          </w:p>
          <w:p w14:paraId="590EFAAD" w14:textId="0E2A0E7C" w:rsidR="00427444" w:rsidRPr="00B123B1" w:rsidRDefault="00427444" w:rsidP="005E553D">
            <w:pPr>
              <w:pStyle w:val="ListParagraph"/>
              <w:numPr>
                <w:ilvl w:val="0"/>
                <w:numId w:val="27"/>
              </w:numPr>
              <w:spacing w:after="0"/>
              <w:rPr>
                <w:rFonts w:ascii="Arial" w:hAnsi="Arial"/>
                <w:color w:val="002060"/>
                <w:sz w:val="24"/>
                <w:szCs w:val="24"/>
              </w:rPr>
            </w:pPr>
            <w:r w:rsidRPr="00427444">
              <w:rPr>
                <w:rFonts w:ascii="Arial" w:hAnsi="Arial"/>
                <w:color w:val="002060"/>
                <w:sz w:val="24"/>
                <w:szCs w:val="24"/>
              </w:rPr>
              <w:t xml:space="preserve">For Oil/Chem Tankers, Logs with Tank cleaning </w:t>
            </w:r>
            <w:r w:rsidR="00A66637" w:rsidRPr="00427444">
              <w:rPr>
                <w:rFonts w:ascii="Arial" w:hAnsi="Arial"/>
                <w:color w:val="002060"/>
                <w:sz w:val="24"/>
                <w:szCs w:val="24"/>
              </w:rPr>
              <w:t>are</w:t>
            </w:r>
            <w:r w:rsidRPr="00427444">
              <w:rPr>
                <w:rFonts w:ascii="Arial" w:hAnsi="Arial"/>
                <w:color w:val="002060"/>
                <w:sz w:val="24"/>
                <w:szCs w:val="24"/>
              </w:rPr>
              <w:t xml:space="preserve"> not considered.</w:t>
            </w:r>
          </w:p>
          <w:p w14:paraId="4B26838C" w14:textId="77777777" w:rsidR="000610EC" w:rsidRDefault="005E553D" w:rsidP="00B00E1E">
            <w:pPr>
              <w:pStyle w:val="ListParagraph"/>
              <w:numPr>
                <w:ilvl w:val="0"/>
                <w:numId w:val="27"/>
              </w:numPr>
              <w:spacing w:after="0"/>
              <w:rPr>
                <w:rFonts w:ascii="Arial" w:hAnsi="Arial"/>
                <w:color w:val="002060"/>
                <w:sz w:val="24"/>
                <w:szCs w:val="24"/>
              </w:rPr>
            </w:pPr>
            <w:r w:rsidRPr="0532C683">
              <w:rPr>
                <w:rFonts w:ascii="Arial" w:hAnsi="Arial"/>
                <w:color w:val="002060"/>
                <w:sz w:val="24"/>
                <w:szCs w:val="24"/>
              </w:rPr>
              <w:t>Log duration &lt; 8 hours.</w:t>
            </w:r>
          </w:p>
          <w:p w14:paraId="66BC6224" w14:textId="64A788DB" w:rsidR="000610EC" w:rsidRPr="00B00E1E" w:rsidRDefault="000610EC" w:rsidP="0001508D">
            <w:pPr>
              <w:pStyle w:val="ListParagraph"/>
              <w:spacing w:after="0"/>
              <w:ind w:left="720"/>
              <w:rPr>
                <w:rFonts w:ascii="Arial" w:hAnsi="Arial"/>
                <w:color w:val="002060"/>
                <w:sz w:val="24"/>
                <w:szCs w:val="24"/>
              </w:rPr>
            </w:pPr>
          </w:p>
        </w:tc>
      </w:tr>
    </w:tbl>
    <w:p w14:paraId="5B5B1467" w14:textId="77777777" w:rsidR="00257D56" w:rsidRDefault="00257D56" w:rsidP="007C2215">
      <w:pPr>
        <w:pStyle w:val="Heading2"/>
        <w:rPr>
          <w:sz w:val="28"/>
          <w:szCs w:val="22"/>
        </w:rPr>
      </w:pPr>
      <w:bookmarkStart w:id="18" w:name="_Toc167800902"/>
    </w:p>
    <w:p w14:paraId="0B4C07B9" w14:textId="77777777" w:rsidR="00257D56" w:rsidRDefault="00257D56" w:rsidP="007C2215">
      <w:pPr>
        <w:pStyle w:val="Heading2"/>
        <w:rPr>
          <w:sz w:val="28"/>
          <w:szCs w:val="22"/>
        </w:rPr>
      </w:pPr>
    </w:p>
    <w:p w14:paraId="2637CDDC" w14:textId="77777777" w:rsidR="006B3128" w:rsidRPr="006B3128" w:rsidRDefault="006B3128" w:rsidP="006B3128"/>
    <w:p w14:paraId="52C0A0C0" w14:textId="77777777" w:rsidR="00257D56" w:rsidRPr="00257D56" w:rsidRDefault="00257D56" w:rsidP="00257D56"/>
    <w:p w14:paraId="6A87AEBE" w14:textId="37D246EA" w:rsidR="001130A6" w:rsidRDefault="3E887672" w:rsidP="007C2215">
      <w:pPr>
        <w:pStyle w:val="Heading2"/>
        <w:rPr>
          <w:sz w:val="28"/>
          <w:szCs w:val="22"/>
        </w:rPr>
      </w:pPr>
      <w:r w:rsidRPr="00515976">
        <w:rPr>
          <w:sz w:val="28"/>
          <w:szCs w:val="22"/>
        </w:rPr>
        <w:lastRenderedPageBreak/>
        <w:t>6</w:t>
      </w:r>
      <w:r w:rsidR="1B921D86" w:rsidRPr="00515976">
        <w:rPr>
          <w:sz w:val="28"/>
          <w:szCs w:val="22"/>
        </w:rPr>
        <w:t xml:space="preserve">.1 </w:t>
      </w:r>
      <w:r w:rsidR="73A1DC92" w:rsidRPr="00515976">
        <w:rPr>
          <w:sz w:val="28"/>
          <w:szCs w:val="22"/>
        </w:rPr>
        <w:t xml:space="preserve">Boiler </w:t>
      </w:r>
      <w:r w:rsidR="00FC4A78">
        <w:rPr>
          <w:sz w:val="28"/>
          <w:szCs w:val="22"/>
        </w:rPr>
        <w:t>at Port</w:t>
      </w:r>
      <w:r w:rsidR="005F4593">
        <w:rPr>
          <w:sz w:val="28"/>
          <w:szCs w:val="22"/>
        </w:rPr>
        <w:t xml:space="preserve">/Idle </w:t>
      </w:r>
      <w:r w:rsidR="00FC4A78">
        <w:rPr>
          <w:sz w:val="28"/>
          <w:szCs w:val="22"/>
        </w:rPr>
        <w:t xml:space="preserve">– Fuel </w:t>
      </w:r>
      <w:r w:rsidR="73A1DC92" w:rsidRPr="00515976">
        <w:rPr>
          <w:sz w:val="28"/>
          <w:szCs w:val="22"/>
        </w:rPr>
        <w:t xml:space="preserve">Consumption </w:t>
      </w:r>
      <w:r w:rsidR="00FC4A78">
        <w:rPr>
          <w:sz w:val="28"/>
          <w:szCs w:val="22"/>
        </w:rPr>
        <w:t>T</w:t>
      </w:r>
      <w:r w:rsidR="73A1DC92" w:rsidRPr="00515976">
        <w:rPr>
          <w:sz w:val="28"/>
          <w:szCs w:val="22"/>
        </w:rPr>
        <w:t>ren</w:t>
      </w:r>
      <w:bookmarkEnd w:id="18"/>
      <w:r w:rsidR="005A3441">
        <w:rPr>
          <w:sz w:val="28"/>
          <w:szCs w:val="22"/>
        </w:rPr>
        <w:t>d</w:t>
      </w:r>
    </w:p>
    <w:p w14:paraId="74133307" w14:textId="06F66771" w:rsidR="0067176C" w:rsidRDefault="007C2215" w:rsidP="007C2215">
      <w:pPr>
        <w:rPr>
          <w:rFonts w:ascii="Arial" w:hAnsi="Arial" w:cs="Arial"/>
          <w:bCs/>
          <w:color w:val="002060"/>
          <w:sz w:val="24"/>
          <w:szCs w:val="24"/>
        </w:rPr>
      </w:pPr>
      <w:r w:rsidRPr="004059AF">
        <w:rPr>
          <w:rFonts w:ascii="Arial" w:hAnsi="Arial" w:cs="Arial"/>
          <w:color w:val="002060"/>
          <w:sz w:val="24"/>
          <w:szCs w:val="24"/>
        </w:rPr>
        <w:t xml:space="preserve">Below table provides </w:t>
      </w:r>
      <w:r>
        <w:rPr>
          <w:rFonts w:ascii="Arial" w:hAnsi="Arial" w:cs="Arial"/>
          <w:bCs/>
          <w:color w:val="002060"/>
          <w:sz w:val="24"/>
          <w:szCs w:val="24"/>
        </w:rPr>
        <w:t xml:space="preserve">Average Boiler Consumption at Port for the BS Fleet </w:t>
      </w:r>
      <w:r w:rsidRPr="00A87D8D">
        <w:rPr>
          <w:rFonts w:ascii="Arial" w:hAnsi="Arial"/>
          <w:color w:val="002060"/>
          <w:sz w:val="24"/>
          <w:szCs w:val="24"/>
        </w:rPr>
        <w:t xml:space="preserve">in </w:t>
      </w:r>
      <w:r w:rsidR="007D5C0D">
        <w:rPr>
          <w:rFonts w:ascii="Arial" w:hAnsi="Arial"/>
          <w:bCs/>
          <w:color w:val="002060"/>
          <w:sz w:val="24"/>
          <w:szCs w:val="24"/>
        </w:rPr>
        <w:t xml:space="preserve">Q1, Q2, Q3 &amp; Q4 </w:t>
      </w:r>
      <w:r w:rsidR="003415B5">
        <w:rPr>
          <w:rFonts w:ascii="Arial" w:hAnsi="Arial"/>
          <w:bCs/>
          <w:color w:val="002060"/>
          <w:sz w:val="24"/>
          <w:szCs w:val="24"/>
        </w:rPr>
        <w:t>along with the Savings potential</w:t>
      </w:r>
      <w:r>
        <w:rPr>
          <w:rFonts w:ascii="Arial" w:hAnsi="Arial" w:cs="Arial"/>
          <w:bCs/>
          <w:color w:val="002060"/>
          <w:sz w:val="24"/>
          <w:szCs w:val="24"/>
        </w:rPr>
        <w:t>:</w:t>
      </w:r>
    </w:p>
    <w:p w14:paraId="055B0AFC" w14:textId="77777777" w:rsidR="00034746" w:rsidRDefault="00034746" w:rsidP="007C2215">
      <w:pPr>
        <w:rPr>
          <w:rFonts w:ascii="Arial" w:hAnsi="Arial" w:cs="Arial"/>
          <w:bCs/>
          <w:color w:val="002060"/>
          <w:sz w:val="24"/>
          <w:szCs w:val="24"/>
        </w:rPr>
      </w:pPr>
    </w:p>
    <w:p w14:paraId="25F30F52" w14:textId="0F1DDFD3" w:rsidR="003E0A5E" w:rsidRDefault="006842B7" w:rsidP="007C2215">
      <w:pPr>
        <w:rPr>
          <w:ins w:id="19" w:author="Nikhil Raman (BSM-IN)" w:date="2024-10-25T14:23:00Z" w16du:dateUtc="2024-10-25T12:23:00Z"/>
          <w:rFonts w:ascii="Arial" w:hAnsi="Arial" w:cs="Arial"/>
          <w:b/>
          <w:color w:val="002060"/>
          <w:sz w:val="24"/>
          <w:szCs w:val="24"/>
        </w:rPr>
      </w:pPr>
      <w:r w:rsidRPr="006842B7">
        <w:rPr>
          <w:noProof/>
        </w:rPr>
        <w:drawing>
          <wp:inline distT="0" distB="0" distL="0" distR="0" wp14:anchorId="0CB3ED80" wp14:editId="6B325839">
            <wp:extent cx="6642100" cy="4862195"/>
            <wp:effectExtent l="19050" t="19050" r="25400" b="14605"/>
            <wp:docPr id="1095040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2100" cy="4862195"/>
                    </a:xfrm>
                    <a:prstGeom prst="rect">
                      <a:avLst/>
                    </a:prstGeom>
                    <a:noFill/>
                    <a:ln>
                      <a:solidFill>
                        <a:srgbClr val="002060"/>
                      </a:solidFill>
                    </a:ln>
                  </pic:spPr>
                </pic:pic>
              </a:graphicData>
            </a:graphic>
          </wp:inline>
        </w:drawing>
      </w:r>
    </w:p>
    <w:p w14:paraId="7D132655" w14:textId="77777777" w:rsidR="0067176C" w:rsidRDefault="0067176C" w:rsidP="00504A01">
      <w:pPr>
        <w:pStyle w:val="Heading2"/>
        <w:spacing w:before="0" w:line="240" w:lineRule="auto"/>
        <w:rPr>
          <w:rFonts w:cs="Arial"/>
          <w:color w:val="002060"/>
          <w:sz w:val="28"/>
          <w:szCs w:val="28"/>
        </w:rPr>
      </w:pPr>
      <w:bookmarkStart w:id="20" w:name="_Toc167800903"/>
    </w:p>
    <w:p w14:paraId="44B70DA3" w14:textId="77777777" w:rsidR="00550EEE" w:rsidRDefault="00550EEE" w:rsidP="00550EEE"/>
    <w:p w14:paraId="48B2CA92" w14:textId="77777777" w:rsidR="00550EEE" w:rsidRDefault="00550EEE" w:rsidP="00550EEE"/>
    <w:p w14:paraId="70F2F75E" w14:textId="77777777" w:rsidR="00257D56" w:rsidRDefault="00257D56" w:rsidP="00550EEE"/>
    <w:p w14:paraId="58448082" w14:textId="77777777" w:rsidR="00257D56" w:rsidRDefault="00257D56" w:rsidP="00550EEE"/>
    <w:p w14:paraId="22C03E55" w14:textId="77777777" w:rsidR="00257D56" w:rsidRDefault="00257D56" w:rsidP="00550EEE"/>
    <w:p w14:paraId="35E4EDBF" w14:textId="77777777" w:rsidR="00257D56" w:rsidRDefault="00257D56" w:rsidP="00550EEE"/>
    <w:p w14:paraId="6A4C19FE" w14:textId="77777777" w:rsidR="00550EEE" w:rsidRDefault="00550EEE" w:rsidP="00550EEE"/>
    <w:p w14:paraId="0393B41B" w14:textId="116E1A8A" w:rsidR="00290B15" w:rsidRPr="004059AF" w:rsidRDefault="0049502C" w:rsidP="00504A01">
      <w:pPr>
        <w:pStyle w:val="Heading2"/>
        <w:spacing w:before="0" w:line="240" w:lineRule="auto"/>
        <w:rPr>
          <w:rFonts w:cs="Arial"/>
          <w:color w:val="002060"/>
          <w:sz w:val="28"/>
          <w:szCs w:val="28"/>
        </w:rPr>
      </w:pPr>
      <w:r w:rsidRPr="004059AF">
        <w:rPr>
          <w:rFonts w:cs="Arial"/>
          <w:color w:val="002060"/>
          <w:sz w:val="28"/>
          <w:szCs w:val="28"/>
        </w:rPr>
        <w:lastRenderedPageBreak/>
        <w:t>6.</w:t>
      </w:r>
      <w:r w:rsidR="00504A01" w:rsidRPr="004059AF">
        <w:rPr>
          <w:rFonts w:cs="Arial"/>
          <w:color w:val="002060"/>
          <w:sz w:val="28"/>
          <w:szCs w:val="28"/>
        </w:rPr>
        <w:t xml:space="preserve">2 </w:t>
      </w:r>
      <w:r w:rsidR="73A1DC92" w:rsidRPr="004059AF">
        <w:rPr>
          <w:rFonts w:cs="Arial"/>
          <w:color w:val="002060"/>
          <w:sz w:val="28"/>
          <w:szCs w:val="28"/>
        </w:rPr>
        <w:t xml:space="preserve">Boiler </w:t>
      </w:r>
      <w:r w:rsidR="005F4593">
        <w:rPr>
          <w:rFonts w:cs="Arial"/>
          <w:color w:val="002060"/>
          <w:sz w:val="28"/>
          <w:szCs w:val="28"/>
        </w:rPr>
        <w:t xml:space="preserve">at Sea – Fuel </w:t>
      </w:r>
      <w:r w:rsidR="73A1DC92" w:rsidRPr="004059AF">
        <w:rPr>
          <w:rFonts w:cs="Arial"/>
          <w:color w:val="002060"/>
          <w:sz w:val="28"/>
          <w:szCs w:val="28"/>
        </w:rPr>
        <w:t xml:space="preserve">Consumption </w:t>
      </w:r>
      <w:r w:rsidR="005F4593">
        <w:rPr>
          <w:rFonts w:cs="Arial"/>
          <w:color w:val="002060"/>
          <w:sz w:val="28"/>
          <w:szCs w:val="28"/>
        </w:rPr>
        <w:t>T</w:t>
      </w:r>
      <w:r w:rsidR="73A1DC92" w:rsidRPr="004059AF">
        <w:rPr>
          <w:rFonts w:cs="Arial"/>
          <w:color w:val="002060"/>
          <w:sz w:val="28"/>
          <w:szCs w:val="28"/>
        </w:rPr>
        <w:t>rend</w:t>
      </w:r>
      <w:bookmarkEnd w:id="20"/>
    </w:p>
    <w:p w14:paraId="00245531" w14:textId="4DAAABD2" w:rsidR="00874258" w:rsidRDefault="007C2215" w:rsidP="007C2215">
      <w:pPr>
        <w:rPr>
          <w:rFonts w:ascii="Arial" w:hAnsi="Arial" w:cs="Arial"/>
          <w:bCs/>
          <w:color w:val="002060"/>
          <w:sz w:val="24"/>
          <w:szCs w:val="24"/>
        </w:rPr>
      </w:pPr>
      <w:r w:rsidRPr="004059AF">
        <w:rPr>
          <w:rFonts w:ascii="Arial" w:hAnsi="Arial" w:cs="Arial"/>
          <w:color w:val="002060"/>
          <w:sz w:val="24"/>
          <w:szCs w:val="24"/>
        </w:rPr>
        <w:t xml:space="preserve">Below table provides </w:t>
      </w:r>
      <w:r>
        <w:rPr>
          <w:rFonts w:ascii="Arial" w:hAnsi="Arial" w:cs="Arial"/>
          <w:bCs/>
          <w:color w:val="002060"/>
          <w:sz w:val="24"/>
          <w:szCs w:val="24"/>
        </w:rPr>
        <w:t xml:space="preserve">Average Boiler Consumption at Sea for the BS Fleet in </w:t>
      </w:r>
      <w:r w:rsidR="002622F4">
        <w:rPr>
          <w:rFonts w:ascii="Arial" w:hAnsi="Arial"/>
          <w:bCs/>
          <w:color w:val="002060"/>
          <w:sz w:val="24"/>
          <w:szCs w:val="24"/>
        </w:rPr>
        <w:t xml:space="preserve">Q1, </w:t>
      </w:r>
      <w:r w:rsidR="0013028D">
        <w:rPr>
          <w:rFonts w:ascii="Arial" w:hAnsi="Arial"/>
          <w:bCs/>
          <w:color w:val="002060"/>
          <w:sz w:val="24"/>
          <w:szCs w:val="24"/>
        </w:rPr>
        <w:t>Q2</w:t>
      </w:r>
      <w:r w:rsidR="007D5C0D">
        <w:rPr>
          <w:rFonts w:ascii="Arial" w:hAnsi="Arial"/>
          <w:bCs/>
          <w:color w:val="002060"/>
          <w:sz w:val="24"/>
          <w:szCs w:val="24"/>
        </w:rPr>
        <w:t xml:space="preserve">, </w:t>
      </w:r>
      <w:r w:rsidR="002622F4">
        <w:rPr>
          <w:rFonts w:ascii="Arial" w:hAnsi="Arial"/>
          <w:bCs/>
          <w:color w:val="002060"/>
          <w:sz w:val="24"/>
          <w:szCs w:val="24"/>
        </w:rPr>
        <w:t>Q3</w:t>
      </w:r>
      <w:r w:rsidR="007D5C0D">
        <w:rPr>
          <w:rFonts w:ascii="Arial" w:hAnsi="Arial"/>
          <w:bCs/>
          <w:color w:val="002060"/>
          <w:sz w:val="24"/>
          <w:szCs w:val="24"/>
        </w:rPr>
        <w:t xml:space="preserve"> &amp; Q4</w:t>
      </w:r>
      <w:r w:rsidR="002622F4">
        <w:rPr>
          <w:rFonts w:ascii="Arial" w:hAnsi="Arial"/>
          <w:bCs/>
          <w:color w:val="002060"/>
          <w:sz w:val="24"/>
          <w:szCs w:val="24"/>
        </w:rPr>
        <w:t xml:space="preserve"> </w:t>
      </w:r>
      <w:r w:rsidR="003415B5">
        <w:rPr>
          <w:rFonts w:ascii="Arial" w:hAnsi="Arial"/>
          <w:bCs/>
          <w:color w:val="002060"/>
          <w:sz w:val="24"/>
          <w:szCs w:val="24"/>
        </w:rPr>
        <w:t>along with the Savings potential</w:t>
      </w:r>
      <w:r>
        <w:rPr>
          <w:rFonts w:ascii="Arial" w:hAnsi="Arial" w:cs="Arial"/>
          <w:bCs/>
          <w:color w:val="002060"/>
          <w:sz w:val="24"/>
          <w:szCs w:val="24"/>
        </w:rPr>
        <w:t>:</w:t>
      </w:r>
    </w:p>
    <w:p w14:paraId="048BB96C" w14:textId="4303AB30" w:rsidR="0067176C" w:rsidRDefault="00456294" w:rsidP="004033E7">
      <w:pPr>
        <w:rPr>
          <w:ins w:id="21" w:author="Nikhil Raman (BSM-IN)" w:date="2024-10-25T09:27:00Z" w16du:dateUtc="2024-10-25T07:27:00Z"/>
          <w:rFonts w:ascii="Arial" w:hAnsi="Arial" w:cs="Arial"/>
          <w:bCs/>
          <w:color w:val="002060"/>
          <w:sz w:val="24"/>
          <w:szCs w:val="24"/>
        </w:rPr>
      </w:pPr>
      <w:r w:rsidRPr="00456294">
        <w:rPr>
          <w:rFonts w:ascii="Arial" w:hAnsi="Arial" w:cs="Arial"/>
          <w:bCs/>
          <w:color w:val="002060"/>
          <w:sz w:val="24"/>
          <w:szCs w:val="24"/>
        </w:rPr>
        <w:t xml:space="preserve"> </w:t>
      </w:r>
      <w:r w:rsidRPr="00456294">
        <w:rPr>
          <w:noProof/>
        </w:rPr>
        <w:drawing>
          <wp:inline distT="0" distB="0" distL="0" distR="0" wp14:anchorId="555E44FD" wp14:editId="1DF324F3">
            <wp:extent cx="6642100" cy="5024755"/>
            <wp:effectExtent l="19050" t="19050" r="25400" b="23495"/>
            <wp:docPr id="438824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2100" cy="5024755"/>
                    </a:xfrm>
                    <a:prstGeom prst="rect">
                      <a:avLst/>
                    </a:prstGeom>
                    <a:noFill/>
                    <a:ln>
                      <a:solidFill>
                        <a:srgbClr val="002060"/>
                      </a:solidFill>
                    </a:ln>
                  </pic:spPr>
                </pic:pic>
              </a:graphicData>
            </a:graphic>
          </wp:inline>
        </w:drawing>
      </w:r>
    </w:p>
    <w:p w14:paraId="4F2572DE" w14:textId="77777777" w:rsidR="00E24BE5" w:rsidRDefault="00E24BE5" w:rsidP="004033E7">
      <w:pPr>
        <w:rPr>
          <w:rFonts w:ascii="Arial" w:hAnsi="Arial" w:cs="Arial"/>
          <w:bCs/>
          <w:color w:val="002060"/>
          <w:sz w:val="24"/>
          <w:szCs w:val="24"/>
        </w:rPr>
      </w:pPr>
    </w:p>
    <w:p w14:paraId="0015F311" w14:textId="77777777" w:rsidR="006B68F6" w:rsidRDefault="006B68F6" w:rsidP="004033E7">
      <w:pPr>
        <w:rPr>
          <w:rFonts w:ascii="Arial" w:hAnsi="Arial" w:cs="Arial"/>
          <w:bCs/>
          <w:color w:val="002060"/>
          <w:sz w:val="24"/>
          <w:szCs w:val="24"/>
        </w:rPr>
      </w:pPr>
    </w:p>
    <w:p w14:paraId="45AF6636" w14:textId="77777777" w:rsidR="006B68F6" w:rsidRDefault="006B68F6" w:rsidP="004033E7">
      <w:pPr>
        <w:rPr>
          <w:rFonts w:ascii="Arial" w:hAnsi="Arial" w:cs="Arial"/>
          <w:bCs/>
          <w:color w:val="002060"/>
          <w:sz w:val="24"/>
          <w:szCs w:val="24"/>
        </w:rPr>
      </w:pPr>
    </w:p>
    <w:p w14:paraId="414925C2" w14:textId="77777777" w:rsidR="006B68F6" w:rsidRDefault="006B68F6" w:rsidP="004033E7">
      <w:pPr>
        <w:rPr>
          <w:rFonts w:ascii="Arial" w:hAnsi="Arial" w:cs="Arial"/>
          <w:bCs/>
          <w:color w:val="002060"/>
          <w:sz w:val="24"/>
          <w:szCs w:val="24"/>
        </w:rPr>
      </w:pPr>
    </w:p>
    <w:p w14:paraId="42D3B2C6" w14:textId="77777777" w:rsidR="006B68F6" w:rsidRDefault="006B68F6" w:rsidP="004033E7">
      <w:pPr>
        <w:rPr>
          <w:rFonts w:ascii="Arial" w:hAnsi="Arial" w:cs="Arial"/>
          <w:bCs/>
          <w:color w:val="002060"/>
          <w:sz w:val="24"/>
          <w:szCs w:val="24"/>
        </w:rPr>
      </w:pPr>
    </w:p>
    <w:p w14:paraId="34AFE934" w14:textId="77777777" w:rsidR="00B45B73" w:rsidRDefault="00B45B73" w:rsidP="004033E7">
      <w:pPr>
        <w:rPr>
          <w:rFonts w:ascii="Arial" w:hAnsi="Arial" w:cs="Arial"/>
          <w:bCs/>
          <w:color w:val="002060"/>
          <w:sz w:val="24"/>
          <w:szCs w:val="24"/>
        </w:rPr>
      </w:pPr>
    </w:p>
    <w:p w14:paraId="2C5D87C9" w14:textId="77777777" w:rsidR="00B45B73" w:rsidRPr="00FF4EBC" w:rsidRDefault="00B45B73" w:rsidP="004033E7">
      <w:pPr>
        <w:rPr>
          <w:rFonts w:ascii="Arial" w:hAnsi="Arial" w:cs="Arial"/>
          <w:bCs/>
          <w:color w:val="002060"/>
          <w:sz w:val="24"/>
          <w:szCs w:val="24"/>
        </w:rPr>
      </w:pPr>
    </w:p>
    <w:p w14:paraId="054D69D4" w14:textId="328BFA8C" w:rsidR="126ED595" w:rsidRPr="00170162" w:rsidRDefault="00772392" w:rsidP="00170162">
      <w:pPr>
        <w:pStyle w:val="Heading1"/>
        <w:ind w:left="0"/>
        <w:rPr>
          <w:rFonts w:cs="Arial"/>
          <w:color w:val="002060"/>
          <w:sz w:val="24"/>
          <w:szCs w:val="24"/>
        </w:rPr>
      </w:pPr>
      <w:bookmarkStart w:id="22" w:name="_Toc167800904"/>
      <w:r>
        <w:lastRenderedPageBreak/>
        <w:t>7</w:t>
      </w:r>
      <w:r w:rsidR="00786885">
        <w:t xml:space="preserve">. </w:t>
      </w:r>
      <w:r w:rsidR="00F26C81">
        <w:t>Conclusions</w:t>
      </w:r>
      <w:bookmarkEnd w:id="22"/>
      <w:r w:rsidR="00485921" w:rsidRPr="004B3433">
        <w:t xml:space="preserve"> </w:t>
      </w:r>
    </w:p>
    <w:p w14:paraId="4EFCF7E1" w14:textId="77777777" w:rsidR="009C24E2" w:rsidRDefault="009C24E2" w:rsidP="00227EA9">
      <w:pPr>
        <w:rPr>
          <w:rFonts w:ascii="Arial" w:eastAsia="Calibri" w:hAnsi="Arial"/>
          <w:b/>
          <w:color w:val="002060"/>
          <w:sz w:val="24"/>
          <w:szCs w:val="24"/>
          <w:u w:val="single"/>
          <w:lang w:val="en-IN"/>
        </w:rPr>
      </w:pPr>
    </w:p>
    <w:p w14:paraId="2492B1CE" w14:textId="57681510" w:rsidR="003B24FA" w:rsidRDefault="003B24FA" w:rsidP="00227EA9">
      <w:pPr>
        <w:rPr>
          <w:rFonts w:ascii="Arial" w:eastAsia="Calibri" w:hAnsi="Arial"/>
          <w:b/>
          <w:color w:val="002060"/>
          <w:sz w:val="24"/>
          <w:szCs w:val="24"/>
          <w:u w:val="single"/>
          <w:lang w:val="en-IN"/>
        </w:rPr>
      </w:pPr>
      <w:r>
        <w:rPr>
          <w:rFonts w:ascii="Arial" w:eastAsia="Calibri" w:hAnsi="Arial"/>
          <w:b/>
          <w:color w:val="002060"/>
          <w:sz w:val="24"/>
          <w:szCs w:val="24"/>
          <w:u w:val="single"/>
          <w:lang w:val="en-IN"/>
        </w:rPr>
        <w:t>CII</w:t>
      </w:r>
      <w:r w:rsidR="00244A79">
        <w:rPr>
          <w:rFonts w:ascii="Arial" w:eastAsia="Calibri" w:hAnsi="Arial"/>
          <w:b/>
          <w:color w:val="002060"/>
          <w:sz w:val="24"/>
          <w:szCs w:val="24"/>
          <w:u w:val="single"/>
          <w:lang w:val="en-IN"/>
        </w:rPr>
        <w:t xml:space="preserve"> Ratings</w:t>
      </w:r>
    </w:p>
    <w:p w14:paraId="2268472B" w14:textId="642533B2" w:rsidR="007D5C0D" w:rsidRDefault="00FC5C56" w:rsidP="00227EA9">
      <w:pPr>
        <w:rPr>
          <w:rFonts w:ascii="Arial" w:eastAsia="Calibri" w:hAnsi="Arial"/>
          <w:bCs/>
          <w:color w:val="002060"/>
          <w:sz w:val="24"/>
          <w:szCs w:val="24"/>
          <w:lang w:val="en-IN"/>
        </w:rPr>
      </w:pPr>
      <w:r>
        <w:rPr>
          <w:rFonts w:ascii="Arial" w:eastAsia="Calibri" w:hAnsi="Arial"/>
          <w:bCs/>
          <w:color w:val="002060"/>
          <w:sz w:val="24"/>
          <w:szCs w:val="24"/>
          <w:lang w:val="en-IN"/>
        </w:rPr>
        <w:t>Following Vessels are rated E</w:t>
      </w:r>
      <w:r w:rsidR="006E0778">
        <w:rPr>
          <w:rFonts w:ascii="Arial" w:eastAsia="Calibri" w:hAnsi="Arial"/>
          <w:bCs/>
          <w:color w:val="002060"/>
          <w:sz w:val="24"/>
          <w:szCs w:val="24"/>
          <w:lang w:val="en-IN"/>
        </w:rPr>
        <w:t xml:space="preserve"> </w:t>
      </w:r>
      <w:r w:rsidR="00EC0EC5">
        <w:rPr>
          <w:rFonts w:ascii="Arial" w:eastAsia="Calibri" w:hAnsi="Arial"/>
          <w:bCs/>
          <w:color w:val="002060"/>
          <w:sz w:val="24"/>
          <w:szCs w:val="24"/>
          <w:lang w:val="en-IN"/>
        </w:rPr>
        <w:t xml:space="preserve">post </w:t>
      </w:r>
      <w:r w:rsidR="00BB7046">
        <w:rPr>
          <w:rFonts w:ascii="Arial" w:eastAsia="Calibri" w:hAnsi="Arial"/>
          <w:bCs/>
          <w:color w:val="002060"/>
          <w:sz w:val="24"/>
          <w:szCs w:val="24"/>
          <w:lang w:val="en-IN"/>
        </w:rPr>
        <w:t>corrections</w:t>
      </w:r>
      <w:r w:rsidR="00363A73">
        <w:rPr>
          <w:rFonts w:ascii="Arial" w:eastAsia="Calibri" w:hAnsi="Arial"/>
          <w:bCs/>
          <w:color w:val="002060"/>
          <w:sz w:val="24"/>
          <w:szCs w:val="24"/>
          <w:lang w:val="en-IN"/>
        </w:rPr>
        <w:t>, comments are provided for the primary reason of inferior rating</w:t>
      </w:r>
      <w:r w:rsidR="00BB7046">
        <w:rPr>
          <w:rFonts w:ascii="Arial" w:eastAsia="Calibri" w:hAnsi="Arial"/>
          <w:bCs/>
          <w:color w:val="002060"/>
          <w:sz w:val="24"/>
          <w:szCs w:val="24"/>
          <w:lang w:val="en-IN"/>
        </w:rPr>
        <w:t>:</w:t>
      </w:r>
    </w:p>
    <w:p w14:paraId="3E1D6118" w14:textId="0E3D4B5C" w:rsidR="007B181D" w:rsidRPr="00A2427B" w:rsidRDefault="00B12ACE" w:rsidP="00BB7046">
      <w:pPr>
        <w:pStyle w:val="ListParagraph"/>
        <w:numPr>
          <w:ilvl w:val="0"/>
          <w:numId w:val="38"/>
        </w:numPr>
        <w:rPr>
          <w:rFonts w:ascii="Arial" w:eastAsia="Calibri" w:hAnsi="Arial"/>
          <w:bCs/>
          <w:color w:val="002060"/>
          <w:sz w:val="24"/>
          <w:szCs w:val="24"/>
          <w:lang w:val="en-IN"/>
        </w:rPr>
      </w:pPr>
      <w:r w:rsidRPr="00006571">
        <w:rPr>
          <w:rFonts w:ascii="Arial" w:eastAsia="Calibri" w:hAnsi="Arial"/>
          <w:b/>
          <w:color w:val="002060"/>
          <w:sz w:val="24"/>
          <w:szCs w:val="24"/>
          <w:lang w:val="en-IN"/>
        </w:rPr>
        <w:t>Weser Stahl</w:t>
      </w:r>
      <w:r w:rsidRPr="00A2427B">
        <w:rPr>
          <w:rFonts w:ascii="Arial" w:eastAsia="Calibri" w:hAnsi="Arial"/>
          <w:bCs/>
          <w:color w:val="002060"/>
          <w:sz w:val="24"/>
          <w:szCs w:val="24"/>
          <w:lang w:val="en-IN"/>
        </w:rPr>
        <w:t xml:space="preserve">: </w:t>
      </w:r>
      <w:r w:rsidR="002E3894" w:rsidRPr="00673133">
        <w:rPr>
          <w:rFonts w:ascii="Arial" w:eastAsia="Calibri" w:hAnsi="Arial"/>
          <w:bCs/>
          <w:color w:val="002060"/>
          <w:sz w:val="24"/>
          <w:szCs w:val="24"/>
          <w:lang w:val="en-IN"/>
        </w:rPr>
        <w:t xml:space="preserve">Low sailing activity </w:t>
      </w:r>
      <w:r w:rsidR="00DE6D9C" w:rsidRPr="00673133">
        <w:rPr>
          <w:rFonts w:ascii="Arial" w:eastAsia="Calibri" w:hAnsi="Arial"/>
          <w:bCs/>
          <w:color w:val="002060"/>
          <w:sz w:val="24"/>
          <w:szCs w:val="24"/>
          <w:lang w:val="en-IN"/>
        </w:rPr>
        <w:t>of</w:t>
      </w:r>
      <w:r w:rsidR="002E3894" w:rsidRPr="00673133">
        <w:rPr>
          <w:rFonts w:ascii="Arial" w:eastAsia="Calibri" w:hAnsi="Arial"/>
          <w:bCs/>
          <w:color w:val="002060"/>
          <w:sz w:val="24"/>
          <w:szCs w:val="24"/>
          <w:lang w:val="en-IN"/>
        </w:rPr>
        <w:t xml:space="preserve"> 3</w:t>
      </w:r>
      <w:r w:rsidR="00B35B04">
        <w:rPr>
          <w:rFonts w:ascii="Arial" w:eastAsia="Calibri" w:hAnsi="Arial"/>
          <w:bCs/>
          <w:color w:val="002060"/>
          <w:sz w:val="24"/>
          <w:szCs w:val="24"/>
          <w:lang w:val="en-IN"/>
        </w:rPr>
        <w:t>3</w:t>
      </w:r>
      <w:r w:rsidR="002E3894" w:rsidRPr="00673133">
        <w:rPr>
          <w:rFonts w:ascii="Arial" w:eastAsia="Calibri" w:hAnsi="Arial"/>
          <w:bCs/>
          <w:color w:val="002060"/>
          <w:sz w:val="24"/>
          <w:szCs w:val="24"/>
          <w:lang w:val="en-IN"/>
        </w:rPr>
        <w:t>%</w:t>
      </w:r>
      <w:r w:rsidR="00DE6D9C" w:rsidRPr="00673133">
        <w:rPr>
          <w:rFonts w:ascii="Arial" w:eastAsia="Calibri" w:hAnsi="Arial"/>
          <w:bCs/>
          <w:color w:val="002060"/>
          <w:sz w:val="24"/>
          <w:szCs w:val="24"/>
          <w:lang w:val="en-IN"/>
        </w:rPr>
        <w:t xml:space="preserve"> in 2024.</w:t>
      </w:r>
      <w:r w:rsidR="53C60FF2" w:rsidRPr="00673133">
        <w:rPr>
          <w:rFonts w:ascii="Arial" w:eastAsia="Calibri" w:hAnsi="Arial"/>
          <w:color w:val="002060"/>
          <w:sz w:val="24"/>
          <w:szCs w:val="24"/>
          <w:lang w:val="en-IN"/>
        </w:rPr>
        <w:t xml:space="preserve"> </w:t>
      </w:r>
      <w:r w:rsidR="00DC0E7C" w:rsidRPr="00673133">
        <w:rPr>
          <w:rFonts w:ascii="Arial" w:eastAsia="Calibri" w:hAnsi="Arial"/>
          <w:color w:val="002060"/>
          <w:sz w:val="24"/>
          <w:szCs w:val="24"/>
          <w:lang w:val="en-IN"/>
        </w:rPr>
        <w:t>For reaching D, Biofuel as well as operational measures has been proposed.</w:t>
      </w:r>
      <w:r w:rsidR="00DC0E7C">
        <w:rPr>
          <w:rFonts w:ascii="Arial" w:eastAsia="Calibri" w:hAnsi="Arial"/>
          <w:color w:val="002060"/>
          <w:sz w:val="24"/>
          <w:szCs w:val="24"/>
          <w:lang w:val="en-IN"/>
        </w:rPr>
        <w:t xml:space="preserve"> </w:t>
      </w:r>
      <w:r w:rsidR="00665490">
        <w:rPr>
          <w:rFonts w:ascii="Arial" w:eastAsia="Calibri" w:hAnsi="Arial"/>
          <w:color w:val="002060"/>
          <w:sz w:val="24"/>
          <w:szCs w:val="24"/>
          <w:lang w:val="en-IN"/>
        </w:rPr>
        <w:t xml:space="preserve">Based on our recommendation vessel had bunkered </w:t>
      </w:r>
      <w:r w:rsidR="00DC0E7C">
        <w:rPr>
          <w:rFonts w:ascii="Arial" w:eastAsia="Calibri" w:hAnsi="Arial"/>
          <w:color w:val="002060"/>
          <w:sz w:val="24"/>
          <w:szCs w:val="24"/>
          <w:lang w:val="en-IN"/>
        </w:rPr>
        <w:t>B30 MGO</w:t>
      </w:r>
      <w:r w:rsidR="008A1C01">
        <w:rPr>
          <w:rFonts w:ascii="Arial" w:eastAsia="Calibri" w:hAnsi="Arial"/>
          <w:color w:val="002060"/>
          <w:sz w:val="24"/>
          <w:szCs w:val="24"/>
          <w:lang w:val="en-IN"/>
        </w:rPr>
        <w:t>.</w:t>
      </w:r>
    </w:p>
    <w:p w14:paraId="0A908673" w14:textId="017AF149" w:rsidR="007B30DA" w:rsidRPr="00A2427B" w:rsidRDefault="007B30DA" w:rsidP="00BB7046">
      <w:pPr>
        <w:pStyle w:val="ListParagraph"/>
        <w:numPr>
          <w:ilvl w:val="0"/>
          <w:numId w:val="38"/>
        </w:numPr>
        <w:rPr>
          <w:rFonts w:ascii="Arial" w:eastAsia="Calibri" w:hAnsi="Arial"/>
          <w:bCs/>
          <w:color w:val="002060"/>
          <w:sz w:val="24"/>
          <w:szCs w:val="24"/>
          <w:lang w:val="en-IN"/>
        </w:rPr>
      </w:pPr>
      <w:r w:rsidRPr="00006571">
        <w:rPr>
          <w:rFonts w:ascii="Arial" w:eastAsia="Calibri" w:hAnsi="Arial"/>
          <w:b/>
          <w:color w:val="002060"/>
          <w:sz w:val="24"/>
          <w:szCs w:val="24"/>
          <w:lang w:val="en-IN"/>
        </w:rPr>
        <w:t>Got</w:t>
      </w:r>
      <w:r w:rsidR="002600AA" w:rsidRPr="00006571">
        <w:rPr>
          <w:rFonts w:ascii="Arial" w:eastAsia="Calibri" w:hAnsi="Arial"/>
          <w:b/>
          <w:color w:val="002060"/>
          <w:sz w:val="24"/>
          <w:szCs w:val="24"/>
          <w:lang w:val="en-IN"/>
        </w:rPr>
        <w:t>tfried Schulte</w:t>
      </w:r>
      <w:r w:rsidR="002600AA">
        <w:rPr>
          <w:rFonts w:ascii="Arial" w:eastAsia="Calibri" w:hAnsi="Arial"/>
          <w:bCs/>
          <w:color w:val="002060"/>
          <w:sz w:val="24"/>
          <w:szCs w:val="24"/>
          <w:lang w:val="en-IN"/>
        </w:rPr>
        <w:t xml:space="preserve">: </w:t>
      </w:r>
      <w:r w:rsidR="006F3A1D">
        <w:rPr>
          <w:rFonts w:ascii="Arial" w:eastAsia="Calibri" w:hAnsi="Arial"/>
          <w:bCs/>
          <w:color w:val="002060"/>
          <w:sz w:val="24"/>
          <w:szCs w:val="24"/>
          <w:lang w:val="en-IN"/>
        </w:rPr>
        <w:t>Very low sailing activity</w:t>
      </w:r>
      <w:r w:rsidR="00485A81">
        <w:rPr>
          <w:rFonts w:ascii="Arial" w:eastAsia="Calibri" w:hAnsi="Arial"/>
          <w:bCs/>
          <w:color w:val="002060"/>
          <w:sz w:val="24"/>
          <w:szCs w:val="24"/>
          <w:lang w:val="en-IN"/>
        </w:rPr>
        <w:t xml:space="preserve"> of 39%</w:t>
      </w:r>
      <w:r w:rsidR="008A1C01">
        <w:rPr>
          <w:rFonts w:ascii="Arial" w:eastAsia="Calibri" w:hAnsi="Arial"/>
          <w:bCs/>
          <w:color w:val="002060"/>
          <w:sz w:val="24"/>
          <w:szCs w:val="24"/>
          <w:lang w:val="en-IN"/>
        </w:rPr>
        <w:t xml:space="preserve"> due to </w:t>
      </w:r>
      <w:r w:rsidR="006C0506">
        <w:rPr>
          <w:rFonts w:ascii="Arial" w:eastAsia="Calibri" w:hAnsi="Arial"/>
          <w:bCs/>
          <w:color w:val="002060"/>
          <w:sz w:val="24"/>
          <w:szCs w:val="24"/>
          <w:lang w:val="en-IN"/>
        </w:rPr>
        <w:t>very short voyages.</w:t>
      </w:r>
    </w:p>
    <w:p w14:paraId="5F3F2467" w14:textId="442199D3" w:rsidR="000D088E" w:rsidRDefault="000D088E" w:rsidP="00BB7046">
      <w:pPr>
        <w:pStyle w:val="ListParagraph"/>
        <w:numPr>
          <w:ilvl w:val="0"/>
          <w:numId w:val="38"/>
        </w:numPr>
        <w:rPr>
          <w:rFonts w:ascii="Arial" w:eastAsiaTheme="minorEastAsia" w:hAnsi="Arial"/>
          <w:color w:val="002060"/>
          <w:sz w:val="24"/>
          <w:szCs w:val="24"/>
          <w:lang w:val="en-IN"/>
        </w:rPr>
      </w:pPr>
      <w:r w:rsidRPr="00006571">
        <w:rPr>
          <w:rFonts w:ascii="Arial" w:eastAsia="Calibri" w:hAnsi="Arial"/>
          <w:b/>
          <w:color w:val="002060"/>
          <w:sz w:val="24"/>
          <w:szCs w:val="24"/>
          <w:lang w:val="en-IN"/>
        </w:rPr>
        <w:t>MSC Agadir</w:t>
      </w:r>
      <w:r w:rsidRPr="00A2427B">
        <w:rPr>
          <w:rFonts w:ascii="Arial" w:eastAsia="Calibri" w:hAnsi="Arial"/>
          <w:bCs/>
          <w:color w:val="002060"/>
          <w:sz w:val="24"/>
          <w:szCs w:val="24"/>
          <w:lang w:val="en-IN"/>
        </w:rPr>
        <w:t xml:space="preserve">: </w:t>
      </w:r>
      <w:r w:rsidR="00560AC4" w:rsidRPr="003F2EEF">
        <w:rPr>
          <w:rFonts w:ascii="Arial" w:eastAsia="Calibri" w:hAnsi="Arial"/>
          <w:bCs/>
          <w:color w:val="002060"/>
          <w:sz w:val="24"/>
          <w:szCs w:val="24"/>
          <w:lang w:val="en-IN"/>
        </w:rPr>
        <w:t xml:space="preserve">Sailing activity of </w:t>
      </w:r>
      <w:r w:rsidR="003F2EEF">
        <w:rPr>
          <w:rFonts w:ascii="Arial" w:eastAsia="Calibri" w:hAnsi="Arial"/>
          <w:bCs/>
          <w:color w:val="002060"/>
          <w:sz w:val="24"/>
          <w:szCs w:val="24"/>
          <w:lang w:val="en-IN"/>
        </w:rPr>
        <w:t>4</w:t>
      </w:r>
      <w:r w:rsidR="003A3206">
        <w:rPr>
          <w:rFonts w:ascii="Arial" w:eastAsia="Calibri" w:hAnsi="Arial"/>
          <w:bCs/>
          <w:color w:val="002060"/>
          <w:sz w:val="24"/>
          <w:szCs w:val="24"/>
          <w:lang w:val="en-IN"/>
        </w:rPr>
        <w:t>6</w:t>
      </w:r>
      <w:r w:rsidR="00560AC4" w:rsidRPr="003F2EEF">
        <w:rPr>
          <w:rFonts w:ascii="Arial" w:eastAsia="Calibri" w:hAnsi="Arial"/>
          <w:bCs/>
          <w:color w:val="002060"/>
          <w:sz w:val="24"/>
          <w:szCs w:val="24"/>
          <w:lang w:val="en-IN"/>
        </w:rPr>
        <w:t>%.</w:t>
      </w:r>
      <w:r w:rsidR="29112845" w:rsidRPr="003F2EEF">
        <w:rPr>
          <w:rFonts w:ascii="Arial" w:eastAsia="Calibri" w:hAnsi="Arial"/>
          <w:color w:val="002060"/>
          <w:sz w:val="24"/>
          <w:szCs w:val="24"/>
          <w:lang w:val="en-IN"/>
        </w:rPr>
        <w:t xml:space="preserve"> </w:t>
      </w:r>
      <w:r w:rsidR="0046198C">
        <w:rPr>
          <w:rFonts w:ascii="Arial" w:eastAsia="Calibri" w:hAnsi="Arial"/>
          <w:color w:val="002060"/>
          <w:sz w:val="24"/>
          <w:szCs w:val="24"/>
          <w:lang w:val="en-IN"/>
        </w:rPr>
        <w:t xml:space="preserve">FPC recommended usage of </w:t>
      </w:r>
      <w:r w:rsidR="004866B3" w:rsidRPr="00673133">
        <w:rPr>
          <w:rFonts w:ascii="Arial" w:eastAsia="Calibri" w:hAnsi="Arial"/>
          <w:color w:val="002060"/>
          <w:sz w:val="24"/>
          <w:szCs w:val="24"/>
          <w:lang w:val="en-IN"/>
        </w:rPr>
        <w:t>Biofuel</w:t>
      </w:r>
      <w:r w:rsidR="00413B96">
        <w:rPr>
          <w:rFonts w:ascii="Arial" w:eastAsia="Calibri" w:hAnsi="Arial"/>
          <w:color w:val="002060"/>
          <w:sz w:val="24"/>
          <w:szCs w:val="24"/>
          <w:lang w:val="en-IN"/>
        </w:rPr>
        <w:t>, Hull cleaning</w:t>
      </w:r>
      <w:r w:rsidR="0046198C">
        <w:rPr>
          <w:rFonts w:ascii="Arial" w:eastAsia="Calibri" w:hAnsi="Arial"/>
          <w:color w:val="002060"/>
          <w:sz w:val="24"/>
          <w:szCs w:val="24"/>
          <w:lang w:val="en-IN"/>
        </w:rPr>
        <w:t xml:space="preserve"> &amp;</w:t>
      </w:r>
      <w:r w:rsidR="000C2368">
        <w:rPr>
          <w:rFonts w:ascii="Arial" w:eastAsia="Calibri" w:hAnsi="Arial"/>
          <w:color w:val="002060"/>
          <w:sz w:val="24"/>
          <w:szCs w:val="24"/>
          <w:lang w:val="en-IN"/>
        </w:rPr>
        <w:t xml:space="preserve"> Speed optimization</w:t>
      </w:r>
      <w:r w:rsidR="0046198C">
        <w:rPr>
          <w:rFonts w:ascii="Arial" w:eastAsia="Calibri" w:hAnsi="Arial"/>
          <w:color w:val="002060"/>
          <w:sz w:val="24"/>
          <w:szCs w:val="24"/>
          <w:lang w:val="en-IN"/>
        </w:rPr>
        <w:t xml:space="preserve"> for </w:t>
      </w:r>
      <w:r w:rsidR="00735C58">
        <w:rPr>
          <w:rFonts w:ascii="Arial" w:eastAsia="Calibri" w:hAnsi="Arial"/>
          <w:color w:val="002060"/>
          <w:sz w:val="24"/>
          <w:szCs w:val="24"/>
          <w:lang w:val="en-IN"/>
        </w:rPr>
        <w:t>improving the CII rating in 2024</w:t>
      </w:r>
      <w:r w:rsidR="004866B3" w:rsidRPr="00673133">
        <w:rPr>
          <w:rFonts w:ascii="Arial" w:eastAsia="Calibri" w:hAnsi="Arial"/>
          <w:color w:val="002060"/>
          <w:sz w:val="24"/>
          <w:szCs w:val="24"/>
          <w:lang w:val="en-IN"/>
        </w:rPr>
        <w:t>.</w:t>
      </w:r>
      <w:r w:rsidR="00413B96">
        <w:rPr>
          <w:rFonts w:ascii="Arial" w:eastAsia="Calibri" w:hAnsi="Arial"/>
          <w:color w:val="002060"/>
          <w:sz w:val="24"/>
          <w:szCs w:val="24"/>
          <w:lang w:val="en-IN"/>
        </w:rPr>
        <w:t xml:space="preserve"> Hull cleaning &amp; Propeller p</w:t>
      </w:r>
      <w:r w:rsidR="0063191D">
        <w:rPr>
          <w:rFonts w:ascii="Arial" w:eastAsia="Calibri" w:hAnsi="Arial"/>
          <w:color w:val="002060"/>
          <w:sz w:val="24"/>
          <w:szCs w:val="24"/>
          <w:lang w:val="en-IN"/>
        </w:rPr>
        <w:t xml:space="preserve">olishing has been </w:t>
      </w:r>
      <w:r w:rsidR="009E261C">
        <w:rPr>
          <w:rFonts w:ascii="Arial" w:eastAsia="Calibri" w:hAnsi="Arial"/>
          <w:color w:val="002060"/>
          <w:sz w:val="24"/>
          <w:szCs w:val="24"/>
          <w:lang w:val="en-IN"/>
        </w:rPr>
        <w:t xml:space="preserve">done </w:t>
      </w:r>
      <w:r w:rsidR="004D3E65">
        <w:rPr>
          <w:rFonts w:ascii="Arial" w:eastAsia="Calibri" w:hAnsi="Arial"/>
          <w:color w:val="002060"/>
          <w:sz w:val="24"/>
          <w:szCs w:val="24"/>
          <w:lang w:val="en-IN"/>
        </w:rPr>
        <w:t>in Q3 to improve the rating.</w:t>
      </w:r>
    </w:p>
    <w:p w14:paraId="603B30C5" w14:textId="3D8CD659" w:rsidR="00340F06" w:rsidRPr="00A2427B" w:rsidRDefault="00340F06" w:rsidP="00BB7046">
      <w:pPr>
        <w:pStyle w:val="ListParagraph"/>
        <w:numPr>
          <w:ilvl w:val="0"/>
          <w:numId w:val="38"/>
        </w:numPr>
        <w:rPr>
          <w:rFonts w:ascii="Arial" w:eastAsiaTheme="minorEastAsia" w:hAnsi="Arial"/>
          <w:color w:val="002060"/>
          <w:sz w:val="24"/>
          <w:szCs w:val="24"/>
          <w:lang w:val="en-IN"/>
        </w:rPr>
      </w:pPr>
      <w:r w:rsidRPr="00006571">
        <w:rPr>
          <w:rFonts w:ascii="Arial" w:eastAsia="Calibri" w:hAnsi="Arial"/>
          <w:b/>
          <w:color w:val="002060"/>
          <w:sz w:val="24"/>
          <w:szCs w:val="24"/>
          <w:lang w:val="en-IN"/>
        </w:rPr>
        <w:t>MSC Antigua</w:t>
      </w:r>
      <w:r>
        <w:rPr>
          <w:rFonts w:ascii="Arial" w:eastAsia="Calibri" w:hAnsi="Arial"/>
          <w:bCs/>
          <w:color w:val="002060"/>
          <w:sz w:val="24"/>
          <w:szCs w:val="24"/>
          <w:lang w:val="en-IN"/>
        </w:rPr>
        <w:t>:</w:t>
      </w:r>
      <w:r>
        <w:rPr>
          <w:rFonts w:ascii="Arial" w:eastAsiaTheme="minorEastAsia" w:hAnsi="Arial"/>
          <w:color w:val="002060"/>
          <w:sz w:val="24"/>
          <w:szCs w:val="24"/>
          <w:lang w:val="en-IN"/>
        </w:rPr>
        <w:t xml:space="preserve"> </w:t>
      </w:r>
      <w:r w:rsidR="004A570D" w:rsidRPr="00D77B96">
        <w:rPr>
          <w:rFonts w:ascii="Arial" w:eastAsia="Calibri" w:hAnsi="Arial"/>
          <w:color w:val="002060"/>
          <w:sz w:val="24"/>
          <w:szCs w:val="24"/>
          <w:lang w:val="en-IN"/>
        </w:rPr>
        <w:t>Low Sea</w:t>
      </w:r>
      <w:r w:rsidR="00D77B96" w:rsidRPr="00D77B96">
        <w:rPr>
          <w:rFonts w:ascii="Arial" w:eastAsia="Calibri" w:hAnsi="Arial"/>
          <w:color w:val="002060"/>
          <w:sz w:val="24"/>
          <w:szCs w:val="24"/>
          <w:lang w:val="en-IN"/>
        </w:rPr>
        <w:t xml:space="preserve"> activity until Q2</w:t>
      </w:r>
      <w:r w:rsidR="00BB3401">
        <w:rPr>
          <w:rFonts w:ascii="Arial" w:eastAsia="Calibri" w:hAnsi="Arial"/>
          <w:color w:val="002060"/>
          <w:sz w:val="24"/>
          <w:szCs w:val="24"/>
          <w:lang w:val="en-IN"/>
        </w:rPr>
        <w:t xml:space="preserve"> due to short voyages</w:t>
      </w:r>
      <w:r w:rsidR="00D77B96" w:rsidRPr="00D77B96">
        <w:rPr>
          <w:rFonts w:ascii="Arial" w:eastAsia="Calibri" w:hAnsi="Arial"/>
          <w:color w:val="002060"/>
          <w:sz w:val="24"/>
          <w:szCs w:val="24"/>
          <w:lang w:val="en-IN"/>
        </w:rPr>
        <w:t xml:space="preserve">, high operating speed near the design speed and increased FOC due to hull deterioration have resulted </w:t>
      </w:r>
      <w:r w:rsidR="00915C39">
        <w:rPr>
          <w:rFonts w:ascii="Arial" w:eastAsia="Calibri" w:hAnsi="Arial"/>
          <w:color w:val="002060"/>
          <w:sz w:val="24"/>
          <w:szCs w:val="24"/>
          <w:lang w:val="en-IN"/>
        </w:rPr>
        <w:t xml:space="preserve">in </w:t>
      </w:r>
      <w:r w:rsidR="00F67F4F">
        <w:rPr>
          <w:rFonts w:ascii="Arial" w:eastAsia="Calibri" w:hAnsi="Arial"/>
          <w:color w:val="002060"/>
          <w:sz w:val="24"/>
          <w:szCs w:val="24"/>
          <w:lang w:val="en-IN"/>
        </w:rPr>
        <w:t xml:space="preserve">an </w:t>
      </w:r>
      <w:r w:rsidR="00915C39">
        <w:rPr>
          <w:rFonts w:ascii="Arial" w:eastAsia="Calibri" w:hAnsi="Arial"/>
          <w:color w:val="002060"/>
          <w:sz w:val="24"/>
          <w:szCs w:val="24"/>
          <w:lang w:val="en-IN"/>
        </w:rPr>
        <w:t xml:space="preserve">inferior </w:t>
      </w:r>
      <w:r w:rsidR="00371300">
        <w:rPr>
          <w:rFonts w:ascii="Arial" w:eastAsia="Calibri" w:hAnsi="Arial"/>
          <w:color w:val="002060"/>
          <w:sz w:val="24"/>
          <w:szCs w:val="24"/>
          <w:lang w:val="en-IN"/>
        </w:rPr>
        <w:t xml:space="preserve">CII </w:t>
      </w:r>
      <w:r w:rsidR="00D77B96" w:rsidRPr="00D77B96">
        <w:rPr>
          <w:rFonts w:ascii="Arial" w:eastAsia="Calibri" w:hAnsi="Arial"/>
          <w:color w:val="002060"/>
          <w:sz w:val="24"/>
          <w:szCs w:val="24"/>
          <w:lang w:val="en-IN"/>
        </w:rPr>
        <w:t>rating.</w:t>
      </w:r>
      <w:r w:rsidR="00D77B96">
        <w:rPr>
          <w:rFonts w:ascii="Arial" w:eastAsia="Calibri" w:hAnsi="Arial"/>
          <w:color w:val="002060"/>
          <w:sz w:val="24"/>
          <w:szCs w:val="24"/>
        </w:rPr>
        <w:t xml:space="preserve"> </w:t>
      </w:r>
      <w:r w:rsidR="001D5F72">
        <w:rPr>
          <w:rFonts w:ascii="Arial" w:eastAsia="Calibri" w:hAnsi="Arial"/>
          <w:color w:val="002060"/>
          <w:sz w:val="24"/>
          <w:szCs w:val="24"/>
        </w:rPr>
        <w:t xml:space="preserve">For 2024, </w:t>
      </w:r>
      <w:r w:rsidR="001D5F72">
        <w:rPr>
          <w:rFonts w:ascii="Arial" w:eastAsiaTheme="minorEastAsia" w:hAnsi="Arial"/>
          <w:color w:val="002060"/>
          <w:sz w:val="24"/>
          <w:szCs w:val="24"/>
          <w:lang w:val="en-IN"/>
        </w:rPr>
        <w:t>s</w:t>
      </w:r>
      <w:r w:rsidR="00783C16" w:rsidRPr="00783C16">
        <w:rPr>
          <w:rFonts w:ascii="Arial" w:eastAsiaTheme="minorEastAsia" w:hAnsi="Arial"/>
          <w:color w:val="002060"/>
          <w:sz w:val="24"/>
          <w:szCs w:val="24"/>
          <w:lang w:val="en-IN"/>
        </w:rPr>
        <w:t>peed</w:t>
      </w:r>
      <w:r w:rsidR="00F0341D">
        <w:rPr>
          <w:rFonts w:ascii="Arial" w:eastAsiaTheme="minorEastAsia" w:hAnsi="Arial"/>
          <w:color w:val="002060"/>
          <w:sz w:val="24"/>
          <w:szCs w:val="24"/>
          <w:lang w:val="en-IN"/>
        </w:rPr>
        <w:t xml:space="preserve"> optimization</w:t>
      </w:r>
      <w:r w:rsidR="007A7426">
        <w:rPr>
          <w:rFonts w:ascii="Arial" w:eastAsiaTheme="minorEastAsia" w:hAnsi="Arial"/>
          <w:color w:val="002060"/>
          <w:sz w:val="24"/>
          <w:szCs w:val="24"/>
          <w:lang w:val="en-IN"/>
        </w:rPr>
        <w:t xml:space="preserve"> and Hull cleaning</w:t>
      </w:r>
      <w:r w:rsidR="00F0341D">
        <w:rPr>
          <w:rFonts w:ascii="Arial" w:eastAsiaTheme="minorEastAsia" w:hAnsi="Arial"/>
          <w:color w:val="002060"/>
          <w:sz w:val="24"/>
          <w:szCs w:val="24"/>
          <w:lang w:val="en-IN"/>
        </w:rPr>
        <w:t xml:space="preserve"> </w:t>
      </w:r>
      <w:r w:rsidR="006414BA">
        <w:rPr>
          <w:rFonts w:ascii="Arial" w:eastAsiaTheme="minorEastAsia" w:hAnsi="Arial"/>
          <w:color w:val="002060"/>
          <w:sz w:val="24"/>
          <w:szCs w:val="24"/>
          <w:lang w:val="en-IN"/>
        </w:rPr>
        <w:t>recommendations</w:t>
      </w:r>
      <w:r w:rsidR="006573B8">
        <w:rPr>
          <w:rFonts w:ascii="Arial" w:eastAsiaTheme="minorEastAsia" w:hAnsi="Arial"/>
          <w:color w:val="002060"/>
          <w:sz w:val="24"/>
          <w:szCs w:val="24"/>
          <w:lang w:val="en-IN"/>
        </w:rPr>
        <w:t xml:space="preserve"> </w:t>
      </w:r>
      <w:r w:rsidR="00371300">
        <w:rPr>
          <w:rFonts w:ascii="Arial" w:eastAsiaTheme="minorEastAsia" w:hAnsi="Arial"/>
          <w:color w:val="002060"/>
          <w:sz w:val="24"/>
          <w:szCs w:val="24"/>
          <w:lang w:val="en-IN"/>
        </w:rPr>
        <w:t>were</w:t>
      </w:r>
      <w:r w:rsidR="006573B8">
        <w:rPr>
          <w:rFonts w:ascii="Arial" w:eastAsiaTheme="minorEastAsia" w:hAnsi="Arial"/>
          <w:color w:val="002060"/>
          <w:sz w:val="24"/>
          <w:szCs w:val="24"/>
          <w:lang w:val="en-IN"/>
        </w:rPr>
        <w:t xml:space="preserve"> </w:t>
      </w:r>
      <w:r w:rsidR="00941940">
        <w:rPr>
          <w:rFonts w:ascii="Arial" w:eastAsiaTheme="minorEastAsia" w:hAnsi="Arial"/>
          <w:color w:val="002060"/>
          <w:sz w:val="24"/>
          <w:szCs w:val="24"/>
          <w:lang w:val="en-IN"/>
        </w:rPr>
        <w:t>given</w:t>
      </w:r>
      <w:r w:rsidR="007A7426">
        <w:rPr>
          <w:rFonts w:ascii="Arial" w:eastAsiaTheme="minorEastAsia" w:hAnsi="Arial"/>
          <w:color w:val="002060"/>
          <w:sz w:val="24"/>
          <w:szCs w:val="24"/>
          <w:lang w:val="en-IN"/>
        </w:rPr>
        <w:t>.</w:t>
      </w:r>
      <w:r w:rsidR="003141D4">
        <w:rPr>
          <w:rFonts w:ascii="Arial" w:eastAsiaTheme="minorEastAsia" w:hAnsi="Arial"/>
          <w:color w:val="002060"/>
          <w:sz w:val="24"/>
          <w:szCs w:val="24"/>
          <w:lang w:val="en-IN"/>
        </w:rPr>
        <w:t xml:space="preserve"> </w:t>
      </w:r>
      <w:r w:rsidR="00667D53">
        <w:rPr>
          <w:rFonts w:ascii="Arial" w:eastAsiaTheme="minorEastAsia" w:hAnsi="Arial"/>
          <w:color w:val="002060"/>
          <w:sz w:val="24"/>
          <w:szCs w:val="24"/>
          <w:lang w:val="en-IN"/>
        </w:rPr>
        <w:t xml:space="preserve">CII </w:t>
      </w:r>
      <w:r w:rsidR="004D0675">
        <w:rPr>
          <w:rFonts w:ascii="Arial" w:eastAsiaTheme="minorEastAsia" w:hAnsi="Arial"/>
          <w:color w:val="002060"/>
          <w:sz w:val="24"/>
          <w:szCs w:val="24"/>
          <w:lang w:val="en-IN"/>
        </w:rPr>
        <w:t>improvement measures have been shared</w:t>
      </w:r>
      <w:r w:rsidR="00E86B72">
        <w:rPr>
          <w:rFonts w:ascii="Arial" w:eastAsiaTheme="minorEastAsia" w:hAnsi="Arial"/>
          <w:color w:val="002060"/>
          <w:sz w:val="24"/>
          <w:szCs w:val="24"/>
          <w:lang w:val="en-IN"/>
        </w:rPr>
        <w:t xml:space="preserve"> with the fleet teams</w:t>
      </w:r>
      <w:r w:rsidR="004D0675">
        <w:rPr>
          <w:rFonts w:ascii="Arial" w:eastAsiaTheme="minorEastAsia" w:hAnsi="Arial"/>
          <w:color w:val="002060"/>
          <w:sz w:val="24"/>
          <w:szCs w:val="24"/>
          <w:lang w:val="en-IN"/>
        </w:rPr>
        <w:t xml:space="preserve"> for 2025</w:t>
      </w:r>
      <w:r w:rsidR="00D91781">
        <w:rPr>
          <w:rFonts w:ascii="Arial" w:eastAsiaTheme="minorEastAsia" w:hAnsi="Arial"/>
          <w:color w:val="002060"/>
          <w:sz w:val="24"/>
          <w:szCs w:val="24"/>
          <w:lang w:val="en-IN"/>
        </w:rPr>
        <w:t>.</w:t>
      </w:r>
    </w:p>
    <w:p w14:paraId="6EB8153B" w14:textId="2178BC29" w:rsidR="007D5C0D" w:rsidRPr="00257D56" w:rsidRDefault="00527B2C" w:rsidP="007D5C0D">
      <w:pPr>
        <w:pStyle w:val="ListParagraph"/>
        <w:numPr>
          <w:ilvl w:val="0"/>
          <w:numId w:val="38"/>
        </w:numPr>
        <w:rPr>
          <w:rFonts w:ascii="Arial" w:eastAsia="Calibri" w:hAnsi="Arial"/>
          <w:bCs/>
          <w:color w:val="002060"/>
          <w:sz w:val="24"/>
          <w:szCs w:val="24"/>
          <w:lang w:val="en-IN"/>
        </w:rPr>
      </w:pPr>
      <w:r w:rsidRPr="00006571">
        <w:rPr>
          <w:rFonts w:ascii="Arial" w:eastAsia="Calibri" w:hAnsi="Arial"/>
          <w:b/>
          <w:color w:val="002060"/>
          <w:sz w:val="24"/>
          <w:szCs w:val="24"/>
          <w:lang w:val="en-IN"/>
        </w:rPr>
        <w:t>Kairos</w:t>
      </w:r>
      <w:r w:rsidRPr="00A2427B">
        <w:rPr>
          <w:rFonts w:ascii="Arial" w:eastAsia="Calibri" w:hAnsi="Arial"/>
          <w:bCs/>
          <w:color w:val="002060"/>
          <w:sz w:val="24"/>
          <w:szCs w:val="24"/>
          <w:lang w:val="en-IN"/>
        </w:rPr>
        <w:t xml:space="preserve">: </w:t>
      </w:r>
      <w:r w:rsidR="00707DBD">
        <w:rPr>
          <w:rFonts w:ascii="Arial" w:eastAsia="Calibri" w:hAnsi="Arial"/>
          <w:bCs/>
          <w:color w:val="002060"/>
          <w:sz w:val="24"/>
          <w:szCs w:val="24"/>
          <w:lang w:val="en-IN"/>
        </w:rPr>
        <w:t xml:space="preserve">Inferior CII rating </w:t>
      </w:r>
      <w:r w:rsidR="00371300">
        <w:rPr>
          <w:rFonts w:ascii="Arial" w:eastAsia="Calibri" w:hAnsi="Arial"/>
          <w:bCs/>
          <w:color w:val="002060"/>
          <w:sz w:val="24"/>
          <w:szCs w:val="24"/>
          <w:lang w:val="en-IN"/>
        </w:rPr>
        <w:t xml:space="preserve">is </w:t>
      </w:r>
      <w:r w:rsidR="00707DBD">
        <w:rPr>
          <w:rFonts w:ascii="Arial" w:eastAsia="Calibri" w:hAnsi="Arial"/>
          <w:bCs/>
          <w:color w:val="002060"/>
          <w:sz w:val="24"/>
          <w:szCs w:val="24"/>
          <w:lang w:val="en-IN"/>
        </w:rPr>
        <w:t>due</w:t>
      </w:r>
      <w:r w:rsidR="0075373A" w:rsidRPr="00A2427B">
        <w:rPr>
          <w:rFonts w:ascii="Arial" w:eastAsia="Calibri" w:hAnsi="Arial"/>
          <w:bCs/>
          <w:color w:val="002060"/>
          <w:sz w:val="24"/>
          <w:szCs w:val="24"/>
          <w:lang w:val="en-IN"/>
        </w:rPr>
        <w:t xml:space="preserve"> to trad</w:t>
      </w:r>
      <w:r w:rsidR="00806D98">
        <w:rPr>
          <w:rFonts w:ascii="Arial" w:eastAsia="Calibri" w:hAnsi="Arial"/>
          <w:bCs/>
          <w:color w:val="002060"/>
          <w:sz w:val="24"/>
          <w:szCs w:val="24"/>
          <w:lang w:val="en-IN"/>
        </w:rPr>
        <w:t>ing</w:t>
      </w:r>
      <w:r w:rsidR="0075373A" w:rsidRPr="00A2427B">
        <w:rPr>
          <w:rFonts w:ascii="Arial" w:eastAsia="Calibri" w:hAnsi="Arial"/>
          <w:bCs/>
          <w:color w:val="002060"/>
          <w:sz w:val="24"/>
          <w:szCs w:val="24"/>
          <w:lang w:val="en-IN"/>
        </w:rPr>
        <w:t xml:space="preserve"> pattern and </w:t>
      </w:r>
      <w:r w:rsidR="00F3693A" w:rsidRPr="00A2427B">
        <w:rPr>
          <w:rFonts w:ascii="Arial" w:eastAsia="Calibri" w:hAnsi="Arial"/>
          <w:bCs/>
          <w:color w:val="002060"/>
          <w:sz w:val="24"/>
          <w:szCs w:val="24"/>
          <w:lang w:val="en-IN"/>
        </w:rPr>
        <w:t>Vessel type.</w:t>
      </w:r>
    </w:p>
    <w:p w14:paraId="409FD505" w14:textId="3EFA54C4" w:rsidR="004F1C65" w:rsidRPr="00CB2E1F" w:rsidRDefault="00C75082" w:rsidP="00227EA9">
      <w:pPr>
        <w:rPr>
          <w:rFonts w:ascii="Arial" w:eastAsia="Calibri" w:hAnsi="Arial"/>
          <w:b/>
          <w:color w:val="002060"/>
          <w:sz w:val="24"/>
          <w:szCs w:val="24"/>
          <w:u w:val="single"/>
          <w:lang w:val="en-IN"/>
        </w:rPr>
      </w:pPr>
      <w:r w:rsidRPr="00CB2E1F">
        <w:rPr>
          <w:rFonts w:ascii="Arial" w:eastAsia="Calibri" w:hAnsi="Arial"/>
          <w:b/>
          <w:color w:val="002060"/>
          <w:sz w:val="24"/>
          <w:szCs w:val="24"/>
          <w:u w:val="single"/>
          <w:lang w:val="en-IN"/>
        </w:rPr>
        <w:t>ME Fuel Consumption:</w:t>
      </w:r>
    </w:p>
    <w:p w14:paraId="405AC6F4" w14:textId="5F78A88A" w:rsidR="00380BDC" w:rsidRDefault="00DE3991" w:rsidP="00380BDC">
      <w:pPr>
        <w:spacing w:after="0" w:line="240" w:lineRule="auto"/>
        <w:rPr>
          <w:rFonts w:ascii="Arial" w:hAnsi="Arial" w:cs="Arial"/>
          <w:color w:val="002060"/>
          <w:sz w:val="24"/>
          <w:szCs w:val="24"/>
        </w:rPr>
      </w:pPr>
      <w:r w:rsidRPr="004059AF">
        <w:rPr>
          <w:rFonts w:ascii="Arial" w:hAnsi="Arial" w:cs="Arial"/>
          <w:color w:val="002060"/>
          <w:sz w:val="24"/>
          <w:szCs w:val="24"/>
        </w:rPr>
        <w:t>The following</w:t>
      </w:r>
      <w:r w:rsidR="00380BDC" w:rsidRPr="004059AF">
        <w:rPr>
          <w:rFonts w:ascii="Arial" w:hAnsi="Arial" w:cs="Arial"/>
          <w:color w:val="002060"/>
          <w:sz w:val="24"/>
          <w:szCs w:val="24"/>
        </w:rPr>
        <w:t xml:space="preserve"> vessels have </w:t>
      </w:r>
      <w:r w:rsidR="00380BDC">
        <w:rPr>
          <w:rFonts w:ascii="Arial" w:hAnsi="Arial" w:cs="Arial"/>
          <w:color w:val="002060"/>
          <w:sz w:val="24"/>
          <w:szCs w:val="24"/>
        </w:rPr>
        <w:t>completed UW cleaning based on recommendations shared by FPC to the fleet teams</w:t>
      </w:r>
      <w:r w:rsidR="00F744F1">
        <w:rPr>
          <w:rFonts w:ascii="Arial" w:hAnsi="Arial" w:cs="Arial"/>
          <w:color w:val="002060"/>
          <w:sz w:val="24"/>
          <w:szCs w:val="24"/>
        </w:rPr>
        <w:t xml:space="preserve"> in Q</w:t>
      </w:r>
      <w:r w:rsidR="000329D5">
        <w:rPr>
          <w:rFonts w:ascii="Arial" w:hAnsi="Arial" w:cs="Arial"/>
          <w:color w:val="002060"/>
          <w:sz w:val="24"/>
          <w:szCs w:val="24"/>
        </w:rPr>
        <w:t>4</w:t>
      </w:r>
      <w:r w:rsidR="00F744F1">
        <w:rPr>
          <w:rFonts w:ascii="Arial" w:hAnsi="Arial" w:cs="Arial"/>
          <w:color w:val="002060"/>
          <w:sz w:val="24"/>
          <w:szCs w:val="24"/>
        </w:rPr>
        <w:t>/24</w:t>
      </w:r>
      <w:r w:rsidR="00380BDC">
        <w:rPr>
          <w:rFonts w:ascii="Arial" w:hAnsi="Arial" w:cs="Arial"/>
          <w:color w:val="002060"/>
          <w:sz w:val="24"/>
          <w:szCs w:val="24"/>
        </w:rPr>
        <w:t>:</w:t>
      </w:r>
    </w:p>
    <w:p w14:paraId="5336E93E" w14:textId="77777777" w:rsidR="00411521" w:rsidRPr="004059AF" w:rsidRDefault="00411521" w:rsidP="00380BDC">
      <w:pPr>
        <w:spacing w:after="0" w:line="240" w:lineRule="auto"/>
        <w:rPr>
          <w:rFonts w:ascii="Arial" w:hAnsi="Arial" w:cs="Arial"/>
          <w:color w:val="002060"/>
          <w:sz w:val="24"/>
          <w:szCs w:val="24"/>
        </w:rPr>
      </w:pPr>
    </w:p>
    <w:p w14:paraId="68789E55" w14:textId="1E5E207D" w:rsidR="00A557CB" w:rsidRDefault="00C45202" w:rsidP="00641282">
      <w:pPr>
        <w:pStyle w:val="ListParagraph"/>
        <w:numPr>
          <w:ilvl w:val="1"/>
          <w:numId w:val="36"/>
        </w:numPr>
        <w:spacing w:after="0"/>
        <w:rPr>
          <w:rFonts w:ascii="Arial" w:hAnsi="Arial"/>
          <w:color w:val="002060"/>
          <w:sz w:val="24"/>
          <w:szCs w:val="24"/>
        </w:rPr>
      </w:pPr>
      <w:r w:rsidRPr="00C45202">
        <w:rPr>
          <w:rFonts w:ascii="Arial" w:hAnsi="Arial"/>
          <w:b/>
          <w:bCs/>
          <w:color w:val="002060"/>
          <w:sz w:val="24"/>
          <w:szCs w:val="24"/>
        </w:rPr>
        <w:t>Hubert Schulte</w:t>
      </w:r>
      <w:r w:rsidR="00916725" w:rsidRPr="0031750F">
        <w:rPr>
          <w:rFonts w:ascii="Arial" w:hAnsi="Arial"/>
          <w:b/>
          <w:bCs/>
          <w:color w:val="002060"/>
          <w:sz w:val="24"/>
          <w:szCs w:val="24"/>
        </w:rPr>
        <w:t>:</w:t>
      </w:r>
      <w:r w:rsidR="00916725">
        <w:rPr>
          <w:rFonts w:ascii="Arial" w:hAnsi="Arial"/>
          <w:color w:val="002060"/>
          <w:sz w:val="24"/>
          <w:szCs w:val="24"/>
        </w:rPr>
        <w:t xml:space="preserve"> </w:t>
      </w:r>
      <w:r w:rsidR="001479C1">
        <w:rPr>
          <w:rFonts w:ascii="Arial" w:hAnsi="Arial"/>
          <w:color w:val="002060"/>
          <w:sz w:val="24"/>
          <w:szCs w:val="24"/>
        </w:rPr>
        <w:t xml:space="preserve">Hull cleaning and Propeller polishing completed </w:t>
      </w:r>
      <w:r w:rsidR="006A5672">
        <w:rPr>
          <w:rFonts w:ascii="Arial" w:hAnsi="Arial"/>
          <w:color w:val="002060"/>
          <w:sz w:val="24"/>
          <w:szCs w:val="24"/>
        </w:rPr>
        <w:t xml:space="preserve">on </w:t>
      </w:r>
      <w:r w:rsidR="0044049B">
        <w:rPr>
          <w:rFonts w:ascii="Arial" w:hAnsi="Arial"/>
          <w:color w:val="002060"/>
          <w:sz w:val="24"/>
          <w:szCs w:val="24"/>
        </w:rPr>
        <w:t>01</w:t>
      </w:r>
      <w:r w:rsidR="0044049B" w:rsidRPr="0044049B">
        <w:rPr>
          <w:rFonts w:ascii="Arial" w:hAnsi="Arial"/>
          <w:color w:val="002060"/>
          <w:sz w:val="24"/>
          <w:szCs w:val="24"/>
          <w:vertAlign w:val="superscript"/>
        </w:rPr>
        <w:t>st</w:t>
      </w:r>
      <w:r w:rsidR="0044049B">
        <w:rPr>
          <w:rFonts w:ascii="Arial" w:hAnsi="Arial"/>
          <w:color w:val="002060"/>
          <w:sz w:val="24"/>
          <w:szCs w:val="24"/>
        </w:rPr>
        <w:t xml:space="preserve"> Dec 2024</w:t>
      </w:r>
    </w:p>
    <w:p w14:paraId="1003416E" w14:textId="7BD8364D" w:rsidR="002964D3" w:rsidRDefault="005572B5" w:rsidP="00641282">
      <w:pPr>
        <w:pStyle w:val="ListParagraph"/>
        <w:numPr>
          <w:ilvl w:val="1"/>
          <w:numId w:val="36"/>
        </w:numPr>
        <w:spacing w:after="0"/>
        <w:rPr>
          <w:rFonts w:ascii="Arial" w:hAnsi="Arial"/>
          <w:color w:val="002060"/>
          <w:sz w:val="24"/>
          <w:szCs w:val="24"/>
        </w:rPr>
      </w:pPr>
      <w:r w:rsidRPr="00F44B2D">
        <w:rPr>
          <w:rFonts w:ascii="Arial" w:hAnsi="Arial"/>
          <w:b/>
          <w:bCs/>
          <w:color w:val="002060"/>
          <w:sz w:val="24"/>
          <w:szCs w:val="24"/>
        </w:rPr>
        <w:t>Margarete Schulte:</w:t>
      </w:r>
      <w:r>
        <w:rPr>
          <w:rFonts w:ascii="Arial" w:hAnsi="Arial"/>
          <w:color w:val="002060"/>
          <w:sz w:val="24"/>
          <w:szCs w:val="24"/>
        </w:rPr>
        <w:t xml:space="preserve"> UWI/PP carried out </w:t>
      </w:r>
      <w:r w:rsidR="00F44B2D">
        <w:rPr>
          <w:rFonts w:ascii="Arial" w:hAnsi="Arial"/>
          <w:color w:val="002060"/>
          <w:sz w:val="24"/>
          <w:szCs w:val="24"/>
        </w:rPr>
        <w:t>on 28</w:t>
      </w:r>
      <w:r w:rsidR="00F44B2D" w:rsidRPr="00F44B2D">
        <w:rPr>
          <w:rFonts w:ascii="Arial" w:hAnsi="Arial"/>
          <w:color w:val="002060"/>
          <w:sz w:val="24"/>
          <w:szCs w:val="24"/>
          <w:vertAlign w:val="superscript"/>
        </w:rPr>
        <w:t>th</w:t>
      </w:r>
      <w:r w:rsidR="00F44B2D">
        <w:rPr>
          <w:rFonts w:ascii="Arial" w:hAnsi="Arial"/>
          <w:color w:val="002060"/>
          <w:sz w:val="24"/>
          <w:szCs w:val="24"/>
        </w:rPr>
        <w:t xml:space="preserve"> Oct 2024</w:t>
      </w:r>
      <w:r w:rsidR="00193B13">
        <w:rPr>
          <w:rFonts w:ascii="Arial" w:hAnsi="Arial"/>
          <w:color w:val="002060"/>
          <w:sz w:val="24"/>
          <w:szCs w:val="24"/>
        </w:rPr>
        <w:t xml:space="preserve"> as per FPC recommendation </w:t>
      </w:r>
      <w:r w:rsidR="00D84810">
        <w:rPr>
          <w:rFonts w:ascii="Arial" w:hAnsi="Arial"/>
          <w:color w:val="002060"/>
          <w:sz w:val="24"/>
          <w:szCs w:val="24"/>
        </w:rPr>
        <w:t>in</w:t>
      </w:r>
      <w:r w:rsidR="00193B13">
        <w:rPr>
          <w:rFonts w:ascii="Arial" w:hAnsi="Arial"/>
          <w:color w:val="002060"/>
          <w:sz w:val="24"/>
          <w:szCs w:val="24"/>
        </w:rPr>
        <w:t xml:space="preserve"> </w:t>
      </w:r>
      <w:r w:rsidR="00D84810">
        <w:rPr>
          <w:rFonts w:ascii="Arial" w:hAnsi="Arial"/>
          <w:color w:val="002060"/>
          <w:sz w:val="24"/>
          <w:szCs w:val="24"/>
        </w:rPr>
        <w:t xml:space="preserve">Q2 2024. UWC to be carried out </w:t>
      </w:r>
      <w:r w:rsidR="0052496B">
        <w:rPr>
          <w:rFonts w:ascii="Arial" w:hAnsi="Arial"/>
          <w:color w:val="002060"/>
          <w:sz w:val="24"/>
          <w:szCs w:val="24"/>
        </w:rPr>
        <w:t>in Q1 2025.</w:t>
      </w:r>
    </w:p>
    <w:p w14:paraId="7CE09770" w14:textId="77777777" w:rsidR="006B68F6" w:rsidRDefault="006B68F6" w:rsidP="00380BDC">
      <w:pPr>
        <w:spacing w:after="0"/>
        <w:rPr>
          <w:rFonts w:ascii="Arial" w:hAnsi="Arial"/>
          <w:color w:val="002060"/>
          <w:sz w:val="24"/>
          <w:szCs w:val="24"/>
        </w:rPr>
      </w:pPr>
    </w:p>
    <w:p w14:paraId="5E1D71CE" w14:textId="7564FAAC" w:rsidR="00380BDC" w:rsidRDefault="00380BDC" w:rsidP="00380BDC">
      <w:pPr>
        <w:spacing w:after="0"/>
        <w:rPr>
          <w:rFonts w:ascii="Arial" w:hAnsi="Arial"/>
          <w:color w:val="002060"/>
          <w:sz w:val="24"/>
          <w:szCs w:val="24"/>
        </w:rPr>
      </w:pPr>
      <w:r>
        <w:rPr>
          <w:rFonts w:ascii="Arial" w:hAnsi="Arial"/>
          <w:color w:val="002060"/>
          <w:sz w:val="24"/>
          <w:szCs w:val="24"/>
        </w:rPr>
        <w:t>FPC has also shared UW cleaning recommendations for the following Vessels in Q</w:t>
      </w:r>
      <w:r w:rsidR="00CB156D">
        <w:rPr>
          <w:rFonts w:ascii="Arial" w:hAnsi="Arial"/>
          <w:color w:val="002060"/>
          <w:sz w:val="24"/>
          <w:szCs w:val="24"/>
        </w:rPr>
        <w:t>4</w:t>
      </w:r>
      <w:r>
        <w:rPr>
          <w:rFonts w:ascii="Arial" w:hAnsi="Arial"/>
          <w:color w:val="002060"/>
          <w:sz w:val="24"/>
          <w:szCs w:val="24"/>
        </w:rPr>
        <w:t xml:space="preserve">/24 for which Fleet teams are awaiting suitable Port </w:t>
      </w:r>
      <w:r w:rsidR="009D0153">
        <w:rPr>
          <w:rFonts w:ascii="Arial" w:hAnsi="Arial"/>
          <w:color w:val="002060"/>
          <w:sz w:val="24"/>
          <w:szCs w:val="24"/>
        </w:rPr>
        <w:t>call</w:t>
      </w:r>
      <w:r>
        <w:rPr>
          <w:rFonts w:ascii="Arial" w:hAnsi="Arial"/>
          <w:color w:val="002060"/>
          <w:sz w:val="24"/>
          <w:szCs w:val="24"/>
        </w:rPr>
        <w:t xml:space="preserve"> for cleaning/inspections:</w:t>
      </w:r>
    </w:p>
    <w:p w14:paraId="10C3F1D8" w14:textId="77777777" w:rsidR="00411521" w:rsidRPr="007534A2" w:rsidRDefault="00411521" w:rsidP="00380BDC">
      <w:pPr>
        <w:spacing w:after="0"/>
        <w:rPr>
          <w:rFonts w:ascii="Arial" w:hAnsi="Arial"/>
          <w:color w:val="002060"/>
          <w:sz w:val="24"/>
          <w:szCs w:val="24"/>
        </w:rPr>
      </w:pPr>
    </w:p>
    <w:p w14:paraId="56E6359E" w14:textId="4E293E3E" w:rsidR="00411521" w:rsidRPr="00006571" w:rsidRDefault="008B5C13" w:rsidP="00411521">
      <w:pPr>
        <w:pStyle w:val="ListParagraph"/>
        <w:numPr>
          <w:ilvl w:val="1"/>
          <w:numId w:val="36"/>
        </w:numPr>
        <w:spacing w:after="0"/>
        <w:rPr>
          <w:rFonts w:ascii="Arial" w:hAnsi="Arial"/>
          <w:b/>
          <w:bCs/>
          <w:color w:val="002060"/>
          <w:sz w:val="24"/>
          <w:szCs w:val="24"/>
        </w:rPr>
      </w:pPr>
      <w:r>
        <w:rPr>
          <w:rFonts w:ascii="Arial" w:hAnsi="Arial"/>
          <w:b/>
          <w:bCs/>
          <w:color w:val="002060"/>
          <w:sz w:val="24"/>
          <w:szCs w:val="24"/>
        </w:rPr>
        <w:t>Molly</w:t>
      </w:r>
      <w:r w:rsidR="00411521" w:rsidRPr="00006571">
        <w:rPr>
          <w:rFonts w:ascii="Arial" w:hAnsi="Arial"/>
          <w:b/>
          <w:bCs/>
          <w:color w:val="002060"/>
          <w:sz w:val="24"/>
          <w:szCs w:val="24"/>
        </w:rPr>
        <w:t xml:space="preserve"> Schulte</w:t>
      </w:r>
    </w:p>
    <w:p w14:paraId="58A3DE6A" w14:textId="03AFAB30" w:rsidR="00411521" w:rsidRPr="00006571" w:rsidRDefault="008B5C13" w:rsidP="00411521">
      <w:pPr>
        <w:pStyle w:val="ListParagraph"/>
        <w:numPr>
          <w:ilvl w:val="1"/>
          <w:numId w:val="36"/>
        </w:numPr>
        <w:spacing w:after="0"/>
        <w:rPr>
          <w:rFonts w:ascii="Arial" w:hAnsi="Arial"/>
          <w:b/>
          <w:bCs/>
          <w:color w:val="002060"/>
          <w:sz w:val="24"/>
          <w:szCs w:val="24"/>
        </w:rPr>
      </w:pPr>
      <w:r>
        <w:rPr>
          <w:rFonts w:ascii="Arial" w:hAnsi="Arial"/>
          <w:b/>
          <w:bCs/>
          <w:color w:val="002060"/>
          <w:sz w:val="24"/>
          <w:szCs w:val="24"/>
        </w:rPr>
        <w:t>Max</w:t>
      </w:r>
      <w:r w:rsidR="00411521" w:rsidRPr="00006571">
        <w:rPr>
          <w:rFonts w:ascii="Arial" w:hAnsi="Arial"/>
          <w:b/>
          <w:bCs/>
          <w:color w:val="002060"/>
          <w:sz w:val="24"/>
          <w:szCs w:val="24"/>
        </w:rPr>
        <w:t xml:space="preserve"> Schulte</w:t>
      </w:r>
    </w:p>
    <w:p w14:paraId="2198778E" w14:textId="7234689F" w:rsidR="00411521" w:rsidRPr="00006571" w:rsidRDefault="008B5C13" w:rsidP="00411521">
      <w:pPr>
        <w:pStyle w:val="ListParagraph"/>
        <w:numPr>
          <w:ilvl w:val="1"/>
          <w:numId w:val="36"/>
        </w:numPr>
        <w:spacing w:after="0"/>
        <w:rPr>
          <w:rFonts w:ascii="Arial" w:hAnsi="Arial"/>
          <w:b/>
          <w:bCs/>
          <w:color w:val="002060"/>
          <w:sz w:val="24"/>
          <w:szCs w:val="24"/>
        </w:rPr>
      </w:pPr>
      <w:r w:rsidRPr="008B5C13">
        <w:rPr>
          <w:rFonts w:ascii="Arial" w:hAnsi="Arial"/>
          <w:b/>
          <w:bCs/>
          <w:color w:val="002060"/>
          <w:sz w:val="24"/>
          <w:szCs w:val="24"/>
        </w:rPr>
        <w:t>Christoph</w:t>
      </w:r>
      <w:r w:rsidR="00411521" w:rsidRPr="00006571">
        <w:rPr>
          <w:rFonts w:ascii="Arial" w:hAnsi="Arial"/>
          <w:b/>
          <w:bCs/>
          <w:color w:val="002060"/>
          <w:sz w:val="24"/>
          <w:szCs w:val="24"/>
        </w:rPr>
        <w:t xml:space="preserve"> Schulte</w:t>
      </w:r>
    </w:p>
    <w:p w14:paraId="64F89DED" w14:textId="6EC301C2" w:rsidR="007D5C0D" w:rsidRPr="00034746" w:rsidRDefault="00AB4CFD" w:rsidP="006F7813">
      <w:pPr>
        <w:pStyle w:val="ListParagraph"/>
        <w:numPr>
          <w:ilvl w:val="1"/>
          <w:numId w:val="36"/>
        </w:numPr>
        <w:spacing w:after="0"/>
        <w:rPr>
          <w:rFonts w:ascii="Arial" w:hAnsi="Arial"/>
          <w:b/>
          <w:bCs/>
          <w:color w:val="002060"/>
          <w:sz w:val="24"/>
          <w:szCs w:val="24"/>
        </w:rPr>
      </w:pPr>
      <w:r>
        <w:rPr>
          <w:rFonts w:ascii="Arial" w:hAnsi="Arial"/>
          <w:b/>
          <w:bCs/>
          <w:color w:val="002060"/>
          <w:sz w:val="24"/>
          <w:szCs w:val="24"/>
        </w:rPr>
        <w:t>Thalea Schulte</w:t>
      </w:r>
    </w:p>
    <w:p w14:paraId="780448C1" w14:textId="77777777" w:rsidR="009C24E2" w:rsidRPr="00034746" w:rsidRDefault="009C24E2" w:rsidP="009C24E2">
      <w:pPr>
        <w:pStyle w:val="ListParagraph"/>
        <w:spacing w:after="0"/>
        <w:ind w:left="1440"/>
        <w:rPr>
          <w:rFonts w:ascii="Arial" w:hAnsi="Arial"/>
          <w:b/>
          <w:bCs/>
          <w:color w:val="002060"/>
          <w:sz w:val="24"/>
          <w:szCs w:val="24"/>
        </w:rPr>
      </w:pPr>
    </w:p>
    <w:p w14:paraId="1FB4DA8A" w14:textId="4F860EF5" w:rsidR="00A557CB" w:rsidRDefault="006F7813" w:rsidP="006F7813">
      <w:pPr>
        <w:rPr>
          <w:rFonts w:ascii="Arial" w:eastAsia="Calibri" w:hAnsi="Arial"/>
          <w:color w:val="002060"/>
          <w:sz w:val="24"/>
          <w:szCs w:val="24"/>
          <w:lang w:val="en-IN"/>
        </w:rPr>
      </w:pPr>
      <w:r>
        <w:rPr>
          <w:rFonts w:ascii="Arial" w:eastAsia="Calibri" w:hAnsi="Arial"/>
          <w:color w:val="002060"/>
          <w:sz w:val="24"/>
          <w:szCs w:val="24"/>
          <w:lang w:val="en-IN"/>
        </w:rPr>
        <w:t>Summary of existing issues with ME Flowmeter and Shaft Power meter:</w:t>
      </w:r>
    </w:p>
    <w:p w14:paraId="6B4DE428" w14:textId="77777777" w:rsidR="005777F1" w:rsidRPr="005777F1" w:rsidRDefault="005777F1" w:rsidP="005777F1">
      <w:pPr>
        <w:pStyle w:val="ListParagraph"/>
        <w:numPr>
          <w:ilvl w:val="0"/>
          <w:numId w:val="41"/>
        </w:numPr>
        <w:rPr>
          <w:rFonts w:ascii="Arial" w:eastAsia="Calibri" w:hAnsi="Arial"/>
          <w:color w:val="002060"/>
          <w:sz w:val="24"/>
          <w:szCs w:val="24"/>
          <w:lang w:val="en-IN"/>
        </w:rPr>
      </w:pPr>
      <w:r w:rsidRPr="004C2B25">
        <w:rPr>
          <w:rFonts w:ascii="Arial" w:eastAsia="Calibri" w:hAnsi="Arial"/>
          <w:b/>
          <w:bCs/>
          <w:color w:val="002060"/>
          <w:sz w:val="24"/>
          <w:szCs w:val="24"/>
          <w:lang w:val="en-IN"/>
        </w:rPr>
        <w:t>Edzard Schulte:</w:t>
      </w:r>
      <w:r w:rsidRPr="005777F1">
        <w:rPr>
          <w:rFonts w:ascii="Arial" w:eastAsia="Calibri" w:hAnsi="Arial"/>
          <w:color w:val="002060"/>
          <w:sz w:val="24"/>
          <w:szCs w:val="24"/>
          <w:lang w:val="en-IN"/>
        </w:rPr>
        <w:t xml:space="preserve"> Dynamic calibration to be carried out with precise environmental factors to mitigate the issue in measurement of shaft power meter. </w:t>
      </w:r>
    </w:p>
    <w:p w14:paraId="2636D4FC" w14:textId="1C75F62E" w:rsidR="005777F1" w:rsidRPr="005777F1" w:rsidRDefault="005777F1" w:rsidP="005777F1">
      <w:pPr>
        <w:pStyle w:val="ListParagraph"/>
        <w:numPr>
          <w:ilvl w:val="0"/>
          <w:numId w:val="41"/>
        </w:numPr>
        <w:rPr>
          <w:rFonts w:ascii="Arial" w:eastAsia="Calibri" w:hAnsi="Arial"/>
          <w:color w:val="002060"/>
          <w:sz w:val="24"/>
          <w:szCs w:val="24"/>
          <w:lang w:val="en-IN"/>
        </w:rPr>
      </w:pPr>
      <w:r w:rsidRPr="004C2B25">
        <w:rPr>
          <w:rFonts w:ascii="Arial" w:eastAsia="Calibri" w:hAnsi="Arial"/>
          <w:b/>
          <w:bCs/>
          <w:color w:val="002060"/>
          <w:sz w:val="24"/>
          <w:szCs w:val="24"/>
          <w:lang w:val="en-IN"/>
        </w:rPr>
        <w:t>Rudolf Schulte:</w:t>
      </w:r>
      <w:r w:rsidRPr="005777F1">
        <w:rPr>
          <w:rFonts w:ascii="Arial" w:eastAsia="Calibri" w:hAnsi="Arial"/>
          <w:color w:val="002060"/>
          <w:sz w:val="24"/>
          <w:szCs w:val="24"/>
          <w:lang w:val="en-IN"/>
        </w:rPr>
        <w:t xml:space="preserve"> </w:t>
      </w:r>
      <w:r w:rsidR="00E9530B">
        <w:rPr>
          <w:rFonts w:ascii="Arial" w:eastAsia="Calibri" w:hAnsi="Arial"/>
          <w:color w:val="002060"/>
          <w:sz w:val="24"/>
          <w:szCs w:val="24"/>
          <w:lang w:val="en-IN"/>
        </w:rPr>
        <w:t>D</w:t>
      </w:r>
      <w:r w:rsidR="00E9530B" w:rsidRPr="005777F1">
        <w:rPr>
          <w:rFonts w:ascii="Arial" w:eastAsia="Calibri" w:hAnsi="Arial"/>
          <w:color w:val="002060"/>
          <w:sz w:val="24"/>
          <w:szCs w:val="24"/>
          <w:lang w:val="en-IN"/>
        </w:rPr>
        <w:t>efect</w:t>
      </w:r>
      <w:r w:rsidR="00E9530B">
        <w:rPr>
          <w:rFonts w:ascii="Arial" w:eastAsia="Calibri" w:hAnsi="Arial"/>
          <w:color w:val="002060"/>
          <w:sz w:val="24"/>
          <w:szCs w:val="24"/>
          <w:lang w:val="en-IN"/>
        </w:rPr>
        <w:t>ive</w:t>
      </w:r>
      <w:r w:rsidR="00E9530B" w:rsidRPr="005777F1">
        <w:rPr>
          <w:rFonts w:ascii="Arial" w:eastAsia="Calibri" w:hAnsi="Arial"/>
          <w:color w:val="002060"/>
          <w:sz w:val="24"/>
          <w:szCs w:val="24"/>
          <w:lang w:val="en-IN"/>
        </w:rPr>
        <w:t xml:space="preserve"> PCB </w:t>
      </w:r>
      <w:r w:rsidR="00E9530B">
        <w:rPr>
          <w:rFonts w:ascii="Arial" w:eastAsia="Calibri" w:hAnsi="Arial"/>
          <w:color w:val="002060"/>
          <w:sz w:val="24"/>
          <w:szCs w:val="24"/>
          <w:lang w:val="en-IN"/>
        </w:rPr>
        <w:t xml:space="preserve">of the </w:t>
      </w:r>
      <w:r w:rsidRPr="005777F1">
        <w:rPr>
          <w:rFonts w:ascii="Arial" w:eastAsia="Calibri" w:hAnsi="Arial"/>
          <w:color w:val="002060"/>
          <w:sz w:val="24"/>
          <w:szCs w:val="24"/>
          <w:lang w:val="en-IN"/>
        </w:rPr>
        <w:t xml:space="preserve">Shaft power meter was replaced by </w:t>
      </w:r>
      <w:r w:rsidR="00E9530B">
        <w:rPr>
          <w:rFonts w:ascii="Arial" w:eastAsia="Calibri" w:hAnsi="Arial"/>
          <w:color w:val="002060"/>
          <w:sz w:val="24"/>
          <w:szCs w:val="24"/>
          <w:lang w:val="en-IN"/>
        </w:rPr>
        <w:t xml:space="preserve">the </w:t>
      </w:r>
      <w:r w:rsidRPr="005777F1">
        <w:rPr>
          <w:rFonts w:ascii="Arial" w:eastAsia="Calibri" w:hAnsi="Arial"/>
          <w:color w:val="002060"/>
          <w:sz w:val="24"/>
          <w:szCs w:val="24"/>
          <w:lang w:val="en-IN"/>
        </w:rPr>
        <w:t>maker</w:t>
      </w:r>
      <w:r w:rsidR="00792D50">
        <w:rPr>
          <w:rFonts w:ascii="Arial" w:eastAsia="Calibri" w:hAnsi="Arial"/>
          <w:color w:val="002060"/>
          <w:sz w:val="24"/>
          <w:szCs w:val="24"/>
          <w:lang w:val="en-IN"/>
        </w:rPr>
        <w:t xml:space="preserve"> however </w:t>
      </w:r>
      <w:r w:rsidRPr="005777F1">
        <w:rPr>
          <w:rFonts w:ascii="Arial" w:eastAsia="Calibri" w:hAnsi="Arial"/>
          <w:color w:val="002060"/>
          <w:sz w:val="24"/>
          <w:szCs w:val="24"/>
          <w:lang w:val="en-IN"/>
        </w:rPr>
        <w:t xml:space="preserve">readings </w:t>
      </w:r>
      <w:r w:rsidR="00725A50">
        <w:rPr>
          <w:rFonts w:ascii="Arial" w:eastAsia="Calibri" w:hAnsi="Arial"/>
          <w:color w:val="002060"/>
          <w:sz w:val="24"/>
          <w:szCs w:val="24"/>
          <w:lang w:val="en-IN"/>
        </w:rPr>
        <w:t xml:space="preserve">are </w:t>
      </w:r>
      <w:r w:rsidRPr="005777F1">
        <w:rPr>
          <w:rFonts w:ascii="Arial" w:eastAsia="Calibri" w:hAnsi="Arial"/>
          <w:color w:val="002060"/>
          <w:sz w:val="24"/>
          <w:szCs w:val="24"/>
          <w:lang w:val="en-IN"/>
        </w:rPr>
        <w:t xml:space="preserve">not </w:t>
      </w:r>
      <w:r w:rsidR="003A47F9">
        <w:rPr>
          <w:rFonts w:ascii="Arial" w:eastAsia="Calibri" w:hAnsi="Arial"/>
          <w:color w:val="002060"/>
          <w:sz w:val="24"/>
          <w:szCs w:val="24"/>
          <w:lang w:val="en-IN"/>
        </w:rPr>
        <w:t xml:space="preserve">being displayed </w:t>
      </w:r>
      <w:r w:rsidRPr="005777F1">
        <w:rPr>
          <w:rFonts w:ascii="Arial" w:eastAsia="Calibri" w:hAnsi="Arial"/>
          <w:color w:val="002060"/>
          <w:sz w:val="24"/>
          <w:szCs w:val="24"/>
          <w:lang w:val="en-IN"/>
        </w:rPr>
        <w:t xml:space="preserve">yet. Service attendance is </w:t>
      </w:r>
      <w:r w:rsidR="002831F6">
        <w:rPr>
          <w:rFonts w:ascii="Arial" w:eastAsia="Calibri" w:hAnsi="Arial"/>
          <w:color w:val="002060"/>
          <w:sz w:val="24"/>
          <w:szCs w:val="24"/>
          <w:lang w:val="en-IN"/>
        </w:rPr>
        <w:t xml:space="preserve">needed </w:t>
      </w:r>
      <w:r w:rsidR="004609B5">
        <w:rPr>
          <w:rFonts w:ascii="Arial" w:eastAsia="Calibri" w:hAnsi="Arial"/>
          <w:color w:val="002060"/>
          <w:sz w:val="24"/>
          <w:szCs w:val="24"/>
          <w:lang w:val="en-IN"/>
        </w:rPr>
        <w:t>based on the con</w:t>
      </w:r>
      <w:r w:rsidR="00552DD1">
        <w:rPr>
          <w:rFonts w:ascii="Arial" w:eastAsia="Calibri" w:hAnsi="Arial"/>
          <w:color w:val="002060"/>
          <w:sz w:val="24"/>
          <w:szCs w:val="24"/>
          <w:lang w:val="en-IN"/>
        </w:rPr>
        <w:t>venient port.</w:t>
      </w:r>
      <w:r w:rsidRPr="005777F1">
        <w:rPr>
          <w:rFonts w:ascii="Arial" w:eastAsia="Calibri" w:hAnsi="Arial"/>
          <w:color w:val="002060"/>
          <w:sz w:val="24"/>
          <w:szCs w:val="24"/>
          <w:lang w:val="en-IN"/>
        </w:rPr>
        <w:t xml:space="preserve"> </w:t>
      </w:r>
    </w:p>
    <w:p w14:paraId="2095842B" w14:textId="77777777" w:rsidR="005777F1" w:rsidRPr="005777F1" w:rsidRDefault="005777F1" w:rsidP="005777F1">
      <w:pPr>
        <w:pStyle w:val="ListParagraph"/>
        <w:numPr>
          <w:ilvl w:val="0"/>
          <w:numId w:val="41"/>
        </w:numPr>
        <w:rPr>
          <w:rFonts w:ascii="Arial" w:eastAsia="Calibri" w:hAnsi="Arial"/>
          <w:color w:val="002060"/>
          <w:sz w:val="24"/>
          <w:szCs w:val="24"/>
          <w:lang w:val="en-IN"/>
        </w:rPr>
      </w:pPr>
      <w:r w:rsidRPr="004C2B25">
        <w:rPr>
          <w:rFonts w:ascii="Arial" w:eastAsia="Calibri" w:hAnsi="Arial"/>
          <w:b/>
          <w:bCs/>
          <w:color w:val="002060"/>
          <w:sz w:val="24"/>
          <w:szCs w:val="24"/>
          <w:lang w:val="en-IN"/>
        </w:rPr>
        <w:lastRenderedPageBreak/>
        <w:t>Everhard Schulte:</w:t>
      </w:r>
      <w:r w:rsidRPr="005777F1">
        <w:rPr>
          <w:rFonts w:ascii="Arial" w:eastAsia="Calibri" w:hAnsi="Arial"/>
          <w:color w:val="002060"/>
          <w:sz w:val="24"/>
          <w:szCs w:val="24"/>
          <w:lang w:val="en-IN"/>
        </w:rPr>
        <w:t xml:space="preserve"> Shaft power meter is out of order and the measurement unit was replaced. Awaiting the vessel to carry out dynamic calibration so that accurate measurement expected. </w:t>
      </w:r>
    </w:p>
    <w:p w14:paraId="22FC1713" w14:textId="77777777" w:rsidR="005777F1" w:rsidRPr="005777F1" w:rsidRDefault="005777F1" w:rsidP="005777F1">
      <w:pPr>
        <w:pStyle w:val="ListParagraph"/>
        <w:numPr>
          <w:ilvl w:val="0"/>
          <w:numId w:val="41"/>
        </w:numPr>
        <w:rPr>
          <w:rFonts w:ascii="Arial" w:eastAsia="Calibri" w:hAnsi="Arial"/>
          <w:color w:val="002060"/>
          <w:sz w:val="24"/>
          <w:szCs w:val="24"/>
          <w:lang w:val="en-IN"/>
        </w:rPr>
      </w:pPr>
      <w:r w:rsidRPr="004C2B25">
        <w:rPr>
          <w:rFonts w:ascii="Arial" w:eastAsia="Calibri" w:hAnsi="Arial"/>
          <w:b/>
          <w:bCs/>
          <w:color w:val="002060"/>
          <w:sz w:val="24"/>
          <w:szCs w:val="24"/>
          <w:lang w:val="en-IN"/>
        </w:rPr>
        <w:t>Elisabeth Schulte:</w:t>
      </w:r>
      <w:r w:rsidRPr="005777F1">
        <w:rPr>
          <w:rFonts w:ascii="Arial" w:eastAsia="Calibri" w:hAnsi="Arial"/>
          <w:color w:val="002060"/>
          <w:sz w:val="24"/>
          <w:szCs w:val="24"/>
          <w:lang w:val="en-IN"/>
        </w:rPr>
        <w:t xml:space="preserve"> Deviation of 500kW observed in SPM measurement when compared to the power estimated from turbocharger data and Diesel doctor values, issue being checked by the maker, Datum. </w:t>
      </w:r>
    </w:p>
    <w:p w14:paraId="3C0E093F" w14:textId="007420C7" w:rsidR="005777F1" w:rsidRPr="005777F1" w:rsidRDefault="005777F1" w:rsidP="005777F1">
      <w:pPr>
        <w:pStyle w:val="ListParagraph"/>
        <w:numPr>
          <w:ilvl w:val="0"/>
          <w:numId w:val="41"/>
        </w:numPr>
        <w:rPr>
          <w:rFonts w:ascii="Arial" w:eastAsia="Calibri" w:hAnsi="Arial"/>
          <w:color w:val="002060"/>
          <w:sz w:val="24"/>
          <w:szCs w:val="24"/>
          <w:lang w:val="en-IN"/>
        </w:rPr>
      </w:pPr>
      <w:r w:rsidRPr="004C2B25">
        <w:rPr>
          <w:rFonts w:ascii="Arial" w:eastAsia="Calibri" w:hAnsi="Arial"/>
          <w:b/>
          <w:bCs/>
          <w:color w:val="002060"/>
          <w:sz w:val="24"/>
          <w:szCs w:val="24"/>
          <w:lang w:val="en-IN"/>
        </w:rPr>
        <w:t>Friedrich Schulte:</w:t>
      </w:r>
      <w:r w:rsidRPr="005777F1">
        <w:rPr>
          <w:rFonts w:ascii="Arial" w:eastAsia="Calibri" w:hAnsi="Arial"/>
          <w:color w:val="002060"/>
          <w:sz w:val="24"/>
          <w:szCs w:val="24"/>
          <w:lang w:val="en-IN"/>
        </w:rPr>
        <w:t xml:space="preserve"> Flowmeter measured </w:t>
      </w:r>
      <w:r w:rsidR="00A70FBA">
        <w:rPr>
          <w:rFonts w:ascii="Arial" w:eastAsia="Calibri" w:hAnsi="Arial"/>
          <w:color w:val="002060"/>
          <w:sz w:val="24"/>
          <w:szCs w:val="24"/>
          <w:lang w:val="en-IN"/>
        </w:rPr>
        <w:t>V</w:t>
      </w:r>
      <w:r w:rsidR="00A70FBA" w:rsidRPr="005777F1">
        <w:rPr>
          <w:rFonts w:ascii="Arial" w:eastAsia="Calibri" w:hAnsi="Arial"/>
          <w:color w:val="002060"/>
          <w:sz w:val="24"/>
          <w:szCs w:val="24"/>
          <w:lang w:val="en-IN"/>
        </w:rPr>
        <w:t xml:space="preserve">alue </w:t>
      </w:r>
      <w:r w:rsidRPr="005777F1">
        <w:rPr>
          <w:rFonts w:ascii="Arial" w:eastAsia="Calibri" w:hAnsi="Arial"/>
          <w:color w:val="002060"/>
          <w:sz w:val="24"/>
          <w:szCs w:val="24"/>
          <w:lang w:val="en-IN"/>
        </w:rPr>
        <w:t xml:space="preserve">shown on AMS is not correct. New flowmeter installed onboard. Data check awaited. </w:t>
      </w:r>
    </w:p>
    <w:p w14:paraId="46B51687" w14:textId="2F9251FD" w:rsidR="009066BA" w:rsidRPr="003A630E" w:rsidRDefault="005777F1" w:rsidP="003A630E">
      <w:pPr>
        <w:pStyle w:val="ListParagraph"/>
        <w:numPr>
          <w:ilvl w:val="0"/>
          <w:numId w:val="41"/>
        </w:numPr>
        <w:rPr>
          <w:rFonts w:ascii="Arial" w:eastAsia="Calibri" w:hAnsi="Arial"/>
          <w:color w:val="002060"/>
          <w:sz w:val="24"/>
          <w:szCs w:val="24"/>
          <w:lang w:val="en-IN"/>
        </w:rPr>
      </w:pPr>
      <w:r w:rsidRPr="003A630E">
        <w:rPr>
          <w:rFonts w:ascii="Arial" w:eastAsia="Calibri" w:hAnsi="Arial"/>
          <w:b/>
          <w:bCs/>
          <w:color w:val="002060"/>
          <w:sz w:val="24"/>
          <w:szCs w:val="24"/>
          <w:lang w:val="en-IN"/>
        </w:rPr>
        <w:t>Margarete Schulte:</w:t>
      </w:r>
      <w:r w:rsidRPr="003A630E">
        <w:rPr>
          <w:rFonts w:ascii="Arial" w:eastAsia="Calibri" w:hAnsi="Arial"/>
          <w:color w:val="002060"/>
          <w:sz w:val="24"/>
          <w:szCs w:val="24"/>
          <w:lang w:val="en-IN"/>
        </w:rPr>
        <w:t xml:space="preserve"> Emerson Mass flowmeters onboard shows reading even when the ME not in operation. Issue raised with maker, and it requires SE attendance. It is being planned as of now.</w:t>
      </w:r>
    </w:p>
    <w:p w14:paraId="3BEC9B14" w14:textId="77777777" w:rsidR="00742793" w:rsidRPr="00034746" w:rsidDel="00DA658C" w:rsidRDefault="00742793" w:rsidP="00034746">
      <w:pPr>
        <w:pStyle w:val="ListParagraph"/>
        <w:numPr>
          <w:ilvl w:val="0"/>
          <w:numId w:val="41"/>
        </w:numPr>
        <w:rPr>
          <w:del w:id="23" w:author="Nikhil Raman (BSM-IN)" w:date="2024-10-25T14:10:00Z" w16du:dateUtc="2024-10-25T12:10:00Z"/>
          <w:rFonts w:ascii="Arial" w:eastAsia="Calibri" w:hAnsi="Arial"/>
          <w:color w:val="002060"/>
          <w:sz w:val="24"/>
          <w:szCs w:val="24"/>
          <w:lang w:val="en-IN"/>
        </w:rPr>
      </w:pPr>
    </w:p>
    <w:p w14:paraId="57DF88C7" w14:textId="03E87A17" w:rsidR="007D5C0D" w:rsidRDefault="00C75082" w:rsidP="00227EA9">
      <w:pPr>
        <w:rPr>
          <w:rFonts w:ascii="Arial" w:eastAsia="Calibri" w:hAnsi="Arial"/>
          <w:b/>
          <w:color w:val="002060"/>
          <w:sz w:val="24"/>
          <w:szCs w:val="24"/>
          <w:u w:val="single"/>
          <w:lang w:val="en-IN"/>
        </w:rPr>
      </w:pPr>
      <w:r w:rsidRPr="00CB2E1F">
        <w:rPr>
          <w:rFonts w:ascii="Arial" w:eastAsia="Calibri" w:hAnsi="Arial"/>
          <w:b/>
          <w:color w:val="002060"/>
          <w:sz w:val="24"/>
          <w:szCs w:val="24"/>
          <w:u w:val="single"/>
          <w:lang w:val="en-IN"/>
        </w:rPr>
        <w:t>AE Fuel Consumption:</w:t>
      </w:r>
    </w:p>
    <w:p w14:paraId="23DF4DB2" w14:textId="45720507" w:rsidR="00CE4239" w:rsidRPr="00CE4239" w:rsidRDefault="00CE4239" w:rsidP="00CE4239">
      <w:pPr>
        <w:pStyle w:val="ListParagraph"/>
        <w:numPr>
          <w:ilvl w:val="0"/>
          <w:numId w:val="36"/>
        </w:numPr>
        <w:rPr>
          <w:rFonts w:ascii="Arial" w:eastAsia="Calibri" w:hAnsi="Arial"/>
          <w:color w:val="002060"/>
          <w:sz w:val="24"/>
          <w:szCs w:val="24"/>
          <w:lang w:val="en-IN"/>
        </w:rPr>
      </w:pPr>
      <w:r>
        <w:rPr>
          <w:rFonts w:ascii="Arial" w:eastAsia="Calibri" w:hAnsi="Arial"/>
          <w:b/>
          <w:bCs/>
          <w:color w:val="002060"/>
          <w:sz w:val="24"/>
          <w:szCs w:val="24"/>
          <w:lang w:val="en-IN"/>
        </w:rPr>
        <w:t>Max</w:t>
      </w:r>
      <w:r w:rsidRPr="00006571">
        <w:rPr>
          <w:rFonts w:ascii="Arial" w:eastAsia="Calibri" w:hAnsi="Arial"/>
          <w:b/>
          <w:bCs/>
          <w:color w:val="002060"/>
          <w:sz w:val="24"/>
          <w:szCs w:val="24"/>
          <w:lang w:val="en-IN"/>
        </w:rPr>
        <w:t xml:space="preserve"> Schulte</w:t>
      </w:r>
      <w:r w:rsidRPr="007D770E">
        <w:rPr>
          <w:rFonts w:ascii="Arial" w:eastAsia="Calibri" w:hAnsi="Arial"/>
          <w:color w:val="002060"/>
          <w:sz w:val="24"/>
          <w:szCs w:val="24"/>
          <w:lang w:val="en-IN"/>
        </w:rPr>
        <w:t>: AE Consumption</w:t>
      </w:r>
      <w:r w:rsidR="003D0667">
        <w:rPr>
          <w:rFonts w:ascii="Arial" w:eastAsia="Calibri" w:hAnsi="Arial"/>
          <w:color w:val="002060"/>
          <w:sz w:val="24"/>
          <w:szCs w:val="24"/>
          <w:lang w:val="en-IN"/>
        </w:rPr>
        <w:t xml:space="preserve"> at port and sea</w:t>
      </w:r>
      <w:r w:rsidRPr="007D770E">
        <w:rPr>
          <w:rFonts w:ascii="Arial" w:eastAsia="Calibri" w:hAnsi="Arial"/>
          <w:color w:val="002060"/>
          <w:sz w:val="24"/>
          <w:szCs w:val="24"/>
          <w:lang w:val="en-IN"/>
        </w:rPr>
        <w:t xml:space="preserve"> has s</w:t>
      </w:r>
      <w:r>
        <w:rPr>
          <w:rFonts w:ascii="Arial" w:eastAsia="Calibri" w:hAnsi="Arial"/>
          <w:color w:val="002060"/>
          <w:sz w:val="24"/>
          <w:szCs w:val="24"/>
          <w:lang w:val="en-IN"/>
        </w:rPr>
        <w:t>ignificantly</w:t>
      </w:r>
      <w:r w:rsidRPr="007D770E">
        <w:rPr>
          <w:rFonts w:ascii="Arial" w:eastAsia="Calibri" w:hAnsi="Arial"/>
          <w:color w:val="002060"/>
          <w:sz w:val="24"/>
          <w:szCs w:val="24"/>
          <w:lang w:val="en-IN"/>
        </w:rPr>
        <w:t xml:space="preserve"> improved in Q</w:t>
      </w:r>
      <w:r w:rsidR="003D0667">
        <w:rPr>
          <w:rFonts w:ascii="Arial" w:eastAsia="Calibri" w:hAnsi="Arial"/>
          <w:color w:val="002060"/>
          <w:sz w:val="24"/>
          <w:szCs w:val="24"/>
          <w:lang w:val="en-IN"/>
        </w:rPr>
        <w:t>4</w:t>
      </w:r>
      <w:r w:rsidRPr="007D770E">
        <w:rPr>
          <w:rFonts w:ascii="Arial" w:eastAsia="Calibri" w:hAnsi="Arial"/>
          <w:color w:val="002060"/>
          <w:sz w:val="24"/>
          <w:szCs w:val="24"/>
          <w:lang w:val="en-IN"/>
        </w:rPr>
        <w:t xml:space="preserve"> when compared to </w:t>
      </w:r>
      <w:r>
        <w:rPr>
          <w:rFonts w:ascii="Arial" w:eastAsia="Calibri" w:hAnsi="Arial"/>
          <w:color w:val="002060"/>
          <w:sz w:val="24"/>
          <w:szCs w:val="24"/>
          <w:lang w:val="en-IN"/>
        </w:rPr>
        <w:t>Q</w:t>
      </w:r>
      <w:r w:rsidR="003D0667">
        <w:rPr>
          <w:rFonts w:ascii="Arial" w:eastAsia="Calibri" w:hAnsi="Arial"/>
          <w:color w:val="002060"/>
          <w:sz w:val="24"/>
          <w:szCs w:val="24"/>
          <w:lang w:val="en-IN"/>
        </w:rPr>
        <w:t>3</w:t>
      </w:r>
      <w:r w:rsidRPr="007D770E">
        <w:rPr>
          <w:rFonts w:ascii="Arial" w:eastAsia="Calibri" w:hAnsi="Arial"/>
          <w:color w:val="002060"/>
          <w:sz w:val="24"/>
          <w:szCs w:val="24"/>
          <w:lang w:val="en-IN"/>
        </w:rPr>
        <w:t xml:space="preserve"> through the optimization measures suggested</w:t>
      </w:r>
      <w:r>
        <w:rPr>
          <w:rFonts w:ascii="Arial" w:eastAsia="Calibri" w:hAnsi="Arial"/>
          <w:color w:val="002060"/>
          <w:sz w:val="24"/>
          <w:szCs w:val="24"/>
          <w:lang w:val="en-IN"/>
        </w:rPr>
        <w:t>.</w:t>
      </w:r>
    </w:p>
    <w:p w14:paraId="192D69D1" w14:textId="17D79856" w:rsidR="00091DB7" w:rsidRDefault="00444E9F">
      <w:pPr>
        <w:pStyle w:val="ListParagraph"/>
        <w:numPr>
          <w:ilvl w:val="0"/>
          <w:numId w:val="36"/>
        </w:numPr>
        <w:rPr>
          <w:rFonts w:ascii="Arial" w:eastAsia="Calibri" w:hAnsi="Arial"/>
          <w:color w:val="002060"/>
          <w:sz w:val="24"/>
          <w:szCs w:val="24"/>
          <w:lang w:val="en-IN"/>
        </w:rPr>
      </w:pPr>
      <w:r>
        <w:rPr>
          <w:rFonts w:ascii="Arial" w:eastAsia="Calibri" w:hAnsi="Arial"/>
          <w:b/>
          <w:bCs/>
          <w:color w:val="002060"/>
          <w:sz w:val="24"/>
          <w:szCs w:val="24"/>
          <w:lang w:val="en-IN"/>
        </w:rPr>
        <w:t xml:space="preserve">Henrika Schulte, </w:t>
      </w:r>
      <w:r w:rsidR="00A84F82">
        <w:rPr>
          <w:rFonts w:ascii="Arial" w:eastAsia="Calibri" w:hAnsi="Arial"/>
          <w:b/>
          <w:bCs/>
          <w:color w:val="002060"/>
          <w:sz w:val="24"/>
          <w:szCs w:val="24"/>
          <w:lang w:val="en-IN"/>
        </w:rPr>
        <w:t xml:space="preserve">Anna Schulte &amp; </w:t>
      </w:r>
      <w:r w:rsidR="00DE1D2D" w:rsidRPr="00006571">
        <w:rPr>
          <w:rFonts w:ascii="Arial" w:eastAsia="Calibri" w:hAnsi="Arial"/>
          <w:b/>
          <w:bCs/>
          <w:color w:val="002060"/>
          <w:sz w:val="24"/>
          <w:szCs w:val="24"/>
          <w:lang w:val="en-IN"/>
        </w:rPr>
        <w:t>Carl Schulte</w:t>
      </w:r>
      <w:r w:rsidR="00DE1D2D" w:rsidRPr="007D770E">
        <w:rPr>
          <w:rFonts w:ascii="Arial" w:eastAsia="Calibri" w:hAnsi="Arial"/>
          <w:color w:val="002060"/>
          <w:sz w:val="24"/>
          <w:szCs w:val="24"/>
          <w:lang w:val="en-IN"/>
        </w:rPr>
        <w:t xml:space="preserve">: </w:t>
      </w:r>
      <w:r w:rsidR="007D770E" w:rsidRPr="007D770E">
        <w:rPr>
          <w:rFonts w:ascii="Arial" w:eastAsia="Calibri" w:hAnsi="Arial"/>
          <w:color w:val="002060"/>
          <w:sz w:val="24"/>
          <w:szCs w:val="24"/>
          <w:lang w:val="en-IN"/>
        </w:rPr>
        <w:t>AE Consumption has s</w:t>
      </w:r>
      <w:r w:rsidR="007D770E">
        <w:rPr>
          <w:rFonts w:ascii="Arial" w:eastAsia="Calibri" w:hAnsi="Arial"/>
          <w:color w:val="002060"/>
          <w:sz w:val="24"/>
          <w:szCs w:val="24"/>
          <w:lang w:val="en-IN"/>
        </w:rPr>
        <w:t>ignificantly</w:t>
      </w:r>
      <w:r w:rsidR="007D770E" w:rsidRPr="007D770E">
        <w:rPr>
          <w:rFonts w:ascii="Arial" w:eastAsia="Calibri" w:hAnsi="Arial"/>
          <w:color w:val="002060"/>
          <w:sz w:val="24"/>
          <w:szCs w:val="24"/>
          <w:lang w:val="en-IN"/>
        </w:rPr>
        <w:t xml:space="preserve"> improved in Q</w:t>
      </w:r>
      <w:r w:rsidR="008527EC">
        <w:rPr>
          <w:rFonts w:ascii="Arial" w:eastAsia="Calibri" w:hAnsi="Arial"/>
          <w:color w:val="002060"/>
          <w:sz w:val="24"/>
          <w:szCs w:val="24"/>
          <w:lang w:val="en-IN"/>
        </w:rPr>
        <w:t>4</w:t>
      </w:r>
      <w:r w:rsidR="007D770E" w:rsidRPr="007D770E">
        <w:rPr>
          <w:rFonts w:ascii="Arial" w:eastAsia="Calibri" w:hAnsi="Arial"/>
          <w:color w:val="002060"/>
          <w:sz w:val="24"/>
          <w:szCs w:val="24"/>
          <w:lang w:val="en-IN"/>
        </w:rPr>
        <w:t xml:space="preserve"> when compared to </w:t>
      </w:r>
      <w:r w:rsidR="0013028D">
        <w:rPr>
          <w:rFonts w:ascii="Arial" w:eastAsia="Calibri" w:hAnsi="Arial"/>
          <w:color w:val="002060"/>
          <w:sz w:val="24"/>
          <w:szCs w:val="24"/>
          <w:lang w:val="en-IN"/>
        </w:rPr>
        <w:t>Q2</w:t>
      </w:r>
      <w:r w:rsidR="008527EC">
        <w:rPr>
          <w:rFonts w:ascii="Arial" w:eastAsia="Calibri" w:hAnsi="Arial"/>
          <w:color w:val="002060"/>
          <w:sz w:val="24"/>
          <w:szCs w:val="24"/>
          <w:lang w:val="en-IN"/>
        </w:rPr>
        <w:t xml:space="preserve"> &amp; Q3 </w:t>
      </w:r>
      <w:r w:rsidR="007D770E" w:rsidRPr="007D770E">
        <w:rPr>
          <w:rFonts w:ascii="Arial" w:eastAsia="Calibri" w:hAnsi="Arial"/>
          <w:color w:val="002060"/>
          <w:sz w:val="24"/>
          <w:szCs w:val="24"/>
          <w:lang w:val="en-IN"/>
        </w:rPr>
        <w:t>through the optimization measures suggested</w:t>
      </w:r>
      <w:r w:rsidR="007D770E">
        <w:rPr>
          <w:rFonts w:ascii="Arial" w:eastAsia="Calibri" w:hAnsi="Arial"/>
          <w:color w:val="002060"/>
          <w:sz w:val="24"/>
          <w:szCs w:val="24"/>
          <w:lang w:val="en-IN"/>
        </w:rPr>
        <w:t>.</w:t>
      </w:r>
    </w:p>
    <w:p w14:paraId="6A529EB1" w14:textId="37961E0F" w:rsidR="00662329" w:rsidRPr="000A4799" w:rsidRDefault="00091DB7" w:rsidP="000A4799">
      <w:pPr>
        <w:pStyle w:val="ListParagraph"/>
        <w:numPr>
          <w:ilvl w:val="0"/>
          <w:numId w:val="36"/>
        </w:numPr>
        <w:rPr>
          <w:rFonts w:ascii="Arial" w:eastAsia="Calibri" w:hAnsi="Arial"/>
          <w:color w:val="002060"/>
          <w:sz w:val="24"/>
          <w:szCs w:val="24"/>
          <w:lang w:val="en-IN"/>
        </w:rPr>
      </w:pPr>
      <w:r w:rsidRPr="00006571">
        <w:rPr>
          <w:rFonts w:ascii="Arial" w:eastAsia="Calibri" w:hAnsi="Arial"/>
          <w:b/>
          <w:bCs/>
          <w:color w:val="002060"/>
          <w:sz w:val="24"/>
          <w:szCs w:val="24"/>
          <w:lang w:val="en-IN"/>
        </w:rPr>
        <w:t>Clemens Schulte</w:t>
      </w:r>
      <w:r>
        <w:rPr>
          <w:rFonts w:ascii="Arial" w:eastAsia="Calibri" w:hAnsi="Arial"/>
          <w:color w:val="002060"/>
          <w:sz w:val="24"/>
          <w:szCs w:val="24"/>
          <w:lang w:val="en-IN"/>
        </w:rPr>
        <w:t xml:space="preserve">: </w:t>
      </w:r>
      <w:r w:rsidR="00662329" w:rsidRPr="000A4799">
        <w:rPr>
          <w:rFonts w:ascii="Arial" w:eastAsia="Calibri" w:hAnsi="Arial"/>
          <w:color w:val="002060"/>
          <w:sz w:val="24"/>
          <w:szCs w:val="24"/>
          <w:lang w:val="en-IN"/>
        </w:rPr>
        <w:t>AE consumption has significantly improved in Q</w:t>
      </w:r>
      <w:r w:rsidR="0081694E">
        <w:rPr>
          <w:rFonts w:ascii="Arial" w:eastAsia="Calibri" w:hAnsi="Arial"/>
          <w:color w:val="002060"/>
          <w:sz w:val="24"/>
          <w:szCs w:val="24"/>
          <w:lang w:val="en-IN"/>
        </w:rPr>
        <w:t>4</w:t>
      </w:r>
      <w:r w:rsidR="00EE2A74">
        <w:rPr>
          <w:rFonts w:ascii="Arial" w:eastAsia="Calibri" w:hAnsi="Arial"/>
          <w:color w:val="002060"/>
          <w:sz w:val="24"/>
          <w:szCs w:val="24"/>
          <w:lang w:val="en-IN"/>
        </w:rPr>
        <w:t xml:space="preserve"> when compared to Q2</w:t>
      </w:r>
      <w:r w:rsidR="00662329" w:rsidRPr="000A4799">
        <w:rPr>
          <w:rFonts w:ascii="Arial" w:eastAsia="Calibri" w:hAnsi="Arial"/>
          <w:color w:val="002060"/>
          <w:sz w:val="24"/>
          <w:szCs w:val="24"/>
          <w:lang w:val="en-IN"/>
        </w:rPr>
        <w:t xml:space="preserve"> </w:t>
      </w:r>
      <w:r w:rsidR="002729F2">
        <w:rPr>
          <w:rFonts w:ascii="Arial" w:eastAsia="Calibri" w:hAnsi="Arial"/>
          <w:color w:val="002060"/>
          <w:sz w:val="24"/>
          <w:szCs w:val="24"/>
          <w:lang w:val="en-IN"/>
        </w:rPr>
        <w:t xml:space="preserve">and are below </w:t>
      </w:r>
      <w:r w:rsidR="00662329" w:rsidRPr="000A4799">
        <w:rPr>
          <w:rFonts w:ascii="Arial" w:eastAsia="Calibri" w:hAnsi="Arial"/>
          <w:color w:val="002060"/>
          <w:sz w:val="24"/>
          <w:szCs w:val="24"/>
          <w:lang w:val="en-IN"/>
        </w:rPr>
        <w:t>baseline</w:t>
      </w:r>
      <w:r w:rsidR="00EE2A74">
        <w:rPr>
          <w:rFonts w:ascii="Arial" w:eastAsia="Calibri" w:hAnsi="Arial"/>
          <w:color w:val="002060"/>
          <w:sz w:val="24"/>
          <w:szCs w:val="24"/>
          <w:lang w:val="en-IN"/>
        </w:rPr>
        <w:t xml:space="preserve"> by </w:t>
      </w:r>
      <w:r w:rsidR="00662329" w:rsidRPr="000A4799">
        <w:rPr>
          <w:rFonts w:ascii="Arial" w:eastAsia="Calibri" w:hAnsi="Arial"/>
          <w:color w:val="002060"/>
          <w:sz w:val="24"/>
          <w:szCs w:val="24"/>
          <w:lang w:val="en-IN"/>
        </w:rPr>
        <w:t>following the optimization measures and action points discussed with the Chief Engineer. The higher consumption in Q2 was due to the vessel trading in tropical regions where two air conditioning units and two seawater pumps were in continuous operation.</w:t>
      </w:r>
    </w:p>
    <w:p w14:paraId="60AA743B" w14:textId="7A3C079E" w:rsidR="004E3374" w:rsidRDefault="005C1A7C" w:rsidP="004E3374">
      <w:pPr>
        <w:pStyle w:val="ListParagraph"/>
        <w:numPr>
          <w:ilvl w:val="0"/>
          <w:numId w:val="36"/>
        </w:numPr>
        <w:rPr>
          <w:rFonts w:ascii="Arial" w:eastAsia="Calibri" w:hAnsi="Arial"/>
          <w:color w:val="002060"/>
          <w:sz w:val="24"/>
          <w:szCs w:val="24"/>
          <w:lang w:val="en-IN"/>
        </w:rPr>
      </w:pPr>
      <w:r w:rsidRPr="00006571">
        <w:rPr>
          <w:rFonts w:ascii="Arial" w:eastAsia="Calibri" w:hAnsi="Arial"/>
          <w:b/>
          <w:bCs/>
          <w:color w:val="002060"/>
          <w:sz w:val="24"/>
          <w:szCs w:val="24"/>
          <w:lang w:val="en-IN"/>
        </w:rPr>
        <w:t>Hubert Schulte</w:t>
      </w:r>
      <w:r>
        <w:rPr>
          <w:rFonts w:ascii="Arial" w:eastAsia="Calibri" w:hAnsi="Arial"/>
          <w:color w:val="002060"/>
          <w:sz w:val="24"/>
          <w:szCs w:val="24"/>
          <w:lang w:val="en-IN"/>
        </w:rPr>
        <w:t xml:space="preserve">: </w:t>
      </w:r>
      <w:r w:rsidR="00334575" w:rsidRPr="007D770E">
        <w:rPr>
          <w:rFonts w:ascii="Arial" w:eastAsia="Calibri" w:hAnsi="Arial"/>
          <w:color w:val="002060"/>
          <w:sz w:val="24"/>
          <w:szCs w:val="24"/>
          <w:lang w:val="en-IN"/>
        </w:rPr>
        <w:t xml:space="preserve">AE Consumption has </w:t>
      </w:r>
      <w:r w:rsidR="008C0E97">
        <w:rPr>
          <w:rFonts w:ascii="Arial" w:eastAsia="Calibri" w:hAnsi="Arial"/>
          <w:color w:val="002060"/>
          <w:sz w:val="24"/>
          <w:szCs w:val="24"/>
          <w:lang w:val="en-IN"/>
        </w:rPr>
        <w:t>been consistently</w:t>
      </w:r>
      <w:r w:rsidR="00334575" w:rsidRPr="007D770E">
        <w:rPr>
          <w:rFonts w:ascii="Arial" w:eastAsia="Calibri" w:hAnsi="Arial"/>
          <w:color w:val="002060"/>
          <w:sz w:val="24"/>
          <w:szCs w:val="24"/>
          <w:lang w:val="en-IN"/>
        </w:rPr>
        <w:t xml:space="preserve"> improv</w:t>
      </w:r>
      <w:r w:rsidR="008C0E97">
        <w:rPr>
          <w:rFonts w:ascii="Arial" w:eastAsia="Calibri" w:hAnsi="Arial"/>
          <w:color w:val="002060"/>
          <w:sz w:val="24"/>
          <w:szCs w:val="24"/>
          <w:lang w:val="en-IN"/>
        </w:rPr>
        <w:t>ing</w:t>
      </w:r>
      <w:r w:rsidR="008B2E78">
        <w:rPr>
          <w:rFonts w:ascii="Arial" w:eastAsia="Calibri" w:hAnsi="Arial"/>
          <w:color w:val="002060"/>
          <w:sz w:val="24"/>
          <w:szCs w:val="24"/>
          <w:lang w:val="en-IN"/>
        </w:rPr>
        <w:t xml:space="preserve"> from Q2</w:t>
      </w:r>
      <w:r w:rsidR="00334575" w:rsidRPr="007D770E">
        <w:rPr>
          <w:rFonts w:ascii="Arial" w:eastAsia="Calibri" w:hAnsi="Arial"/>
          <w:color w:val="002060"/>
          <w:sz w:val="24"/>
          <w:szCs w:val="24"/>
          <w:lang w:val="en-IN"/>
        </w:rPr>
        <w:t xml:space="preserve"> through the optimization measures suggested</w:t>
      </w:r>
      <w:r w:rsidR="00334575">
        <w:rPr>
          <w:rFonts w:ascii="Arial" w:eastAsia="Calibri" w:hAnsi="Arial"/>
          <w:color w:val="002060"/>
          <w:sz w:val="24"/>
          <w:szCs w:val="24"/>
          <w:lang w:val="en-IN"/>
        </w:rPr>
        <w:t>.</w:t>
      </w:r>
    </w:p>
    <w:p w14:paraId="64D93B6E" w14:textId="3E05955E" w:rsidR="007D5C0D" w:rsidRPr="00257D56" w:rsidRDefault="00510623" w:rsidP="00C376BC">
      <w:pPr>
        <w:pStyle w:val="ListParagraph"/>
        <w:numPr>
          <w:ilvl w:val="0"/>
          <w:numId w:val="36"/>
        </w:numPr>
        <w:rPr>
          <w:rFonts w:ascii="Arial" w:eastAsia="Calibri" w:hAnsi="Arial"/>
          <w:color w:val="002060"/>
          <w:sz w:val="24"/>
          <w:szCs w:val="24"/>
          <w:lang w:val="en-IN"/>
        </w:rPr>
      </w:pPr>
      <w:r w:rsidRPr="00006571">
        <w:rPr>
          <w:rFonts w:ascii="Arial" w:eastAsia="Calibri" w:hAnsi="Arial"/>
          <w:b/>
          <w:bCs/>
          <w:color w:val="002060"/>
          <w:sz w:val="24"/>
          <w:szCs w:val="24"/>
          <w:lang w:val="en-IN"/>
        </w:rPr>
        <w:t>Hermann Schulte</w:t>
      </w:r>
      <w:r w:rsidRPr="00DE164A">
        <w:rPr>
          <w:rFonts w:ascii="Arial" w:eastAsia="Calibri" w:hAnsi="Arial"/>
          <w:color w:val="002060"/>
          <w:sz w:val="24"/>
          <w:szCs w:val="24"/>
          <w:lang w:val="en-IN"/>
        </w:rPr>
        <w:t xml:space="preserve">: </w:t>
      </w:r>
      <w:r w:rsidR="000F6191" w:rsidRPr="00C9739B">
        <w:rPr>
          <w:rFonts w:ascii="Arial" w:eastAsia="Calibri" w:hAnsi="Arial"/>
          <w:color w:val="002060"/>
          <w:sz w:val="24"/>
          <w:szCs w:val="24"/>
          <w:lang w:val="en-IN"/>
        </w:rPr>
        <w:t xml:space="preserve">AE port consumption has </w:t>
      </w:r>
      <w:r w:rsidR="00EE2A74" w:rsidRPr="000A4799">
        <w:rPr>
          <w:rFonts w:ascii="Arial" w:eastAsia="Calibri" w:hAnsi="Arial"/>
          <w:color w:val="002060"/>
          <w:sz w:val="24"/>
          <w:szCs w:val="24"/>
          <w:lang w:val="en-IN"/>
        </w:rPr>
        <w:t>improved in Q</w:t>
      </w:r>
      <w:r w:rsidR="00EE2A74">
        <w:rPr>
          <w:rFonts w:ascii="Arial" w:eastAsia="Calibri" w:hAnsi="Arial"/>
          <w:color w:val="002060"/>
          <w:sz w:val="24"/>
          <w:szCs w:val="24"/>
          <w:lang w:val="en-IN"/>
        </w:rPr>
        <w:t>4</w:t>
      </w:r>
      <w:r w:rsidR="00BA7B96">
        <w:rPr>
          <w:rFonts w:ascii="Arial" w:eastAsia="Calibri" w:hAnsi="Arial"/>
          <w:color w:val="002060"/>
          <w:sz w:val="24"/>
          <w:szCs w:val="24"/>
          <w:lang w:val="en-IN"/>
        </w:rPr>
        <w:t xml:space="preserve"> </w:t>
      </w:r>
      <w:r w:rsidR="00EE2A74">
        <w:rPr>
          <w:rFonts w:ascii="Arial" w:eastAsia="Calibri" w:hAnsi="Arial"/>
          <w:color w:val="002060"/>
          <w:sz w:val="24"/>
          <w:szCs w:val="24"/>
          <w:lang w:val="en-IN"/>
        </w:rPr>
        <w:t xml:space="preserve">when </w:t>
      </w:r>
      <w:r w:rsidR="000F6191" w:rsidRPr="00C9739B">
        <w:rPr>
          <w:rFonts w:ascii="Arial" w:eastAsia="Calibri" w:hAnsi="Arial"/>
          <w:color w:val="002060"/>
          <w:sz w:val="24"/>
          <w:szCs w:val="24"/>
          <w:lang w:val="en-IN"/>
        </w:rPr>
        <w:t>compared to Q2</w:t>
      </w:r>
      <w:r w:rsidR="004D0616">
        <w:rPr>
          <w:rFonts w:ascii="Arial" w:eastAsia="Calibri" w:hAnsi="Arial"/>
          <w:color w:val="002060"/>
          <w:sz w:val="24"/>
          <w:szCs w:val="24"/>
          <w:lang w:val="en-IN"/>
        </w:rPr>
        <w:t xml:space="preserve"> &amp; Q3</w:t>
      </w:r>
      <w:r w:rsidR="000F6191" w:rsidRPr="00C9739B">
        <w:rPr>
          <w:rFonts w:ascii="Arial" w:eastAsia="Calibri" w:hAnsi="Arial"/>
          <w:color w:val="002060"/>
          <w:sz w:val="24"/>
          <w:szCs w:val="24"/>
          <w:lang w:val="en-IN"/>
        </w:rPr>
        <w:t xml:space="preserve">, </w:t>
      </w:r>
      <w:r w:rsidR="00EE2A74">
        <w:rPr>
          <w:rFonts w:ascii="Arial" w:eastAsia="Calibri" w:hAnsi="Arial"/>
          <w:color w:val="002060"/>
          <w:sz w:val="24"/>
          <w:szCs w:val="24"/>
          <w:lang w:val="en-IN"/>
        </w:rPr>
        <w:t xml:space="preserve">by </w:t>
      </w:r>
      <w:r w:rsidR="000F6191" w:rsidRPr="00C9739B">
        <w:rPr>
          <w:rFonts w:ascii="Arial" w:eastAsia="Calibri" w:hAnsi="Arial"/>
          <w:color w:val="002060"/>
          <w:sz w:val="24"/>
          <w:szCs w:val="24"/>
          <w:lang w:val="en-IN"/>
        </w:rPr>
        <w:t>following the implementation of the suggested optimization measures. The higher consumption in Q2 was due to the operation of the larger starting air compressor in place of the service air compressor, which was out of order</w:t>
      </w:r>
      <w:r w:rsidR="00C9739B" w:rsidRPr="00C9739B">
        <w:rPr>
          <w:rFonts w:ascii="Arial" w:eastAsia="Calibri" w:hAnsi="Arial"/>
          <w:color w:val="002060"/>
          <w:sz w:val="24"/>
          <w:szCs w:val="24"/>
          <w:lang w:val="en-IN"/>
        </w:rPr>
        <w:t>.</w:t>
      </w:r>
    </w:p>
    <w:p w14:paraId="4F06B6E0" w14:textId="12951B6D" w:rsidR="007D5C0D" w:rsidRDefault="00C75082" w:rsidP="00C376BC">
      <w:pPr>
        <w:rPr>
          <w:rFonts w:ascii="Arial" w:eastAsia="Calibri" w:hAnsi="Arial"/>
          <w:b/>
          <w:color w:val="002060"/>
          <w:sz w:val="24"/>
          <w:szCs w:val="24"/>
          <w:u w:val="single"/>
          <w:lang w:val="en-IN"/>
        </w:rPr>
      </w:pPr>
      <w:r w:rsidRPr="00CB2E1F">
        <w:rPr>
          <w:rFonts w:ascii="Arial" w:eastAsia="Calibri" w:hAnsi="Arial"/>
          <w:b/>
          <w:color w:val="002060"/>
          <w:sz w:val="24"/>
          <w:szCs w:val="24"/>
          <w:u w:val="single"/>
          <w:lang w:val="en-IN"/>
        </w:rPr>
        <w:t>Boiler Fuel Consumption:</w:t>
      </w:r>
    </w:p>
    <w:p w14:paraId="23026F8C" w14:textId="37D8B01E" w:rsidR="0054624F" w:rsidRDefault="0054624F" w:rsidP="00CF0F56">
      <w:pPr>
        <w:pStyle w:val="ListParagraph"/>
        <w:numPr>
          <w:ilvl w:val="0"/>
          <w:numId w:val="42"/>
        </w:numPr>
        <w:rPr>
          <w:rFonts w:ascii="Arial" w:eastAsia="Calibri" w:hAnsi="Arial"/>
          <w:color w:val="002060"/>
          <w:sz w:val="24"/>
          <w:szCs w:val="24"/>
          <w:lang w:val="en-IN"/>
        </w:rPr>
      </w:pPr>
      <w:r>
        <w:rPr>
          <w:rFonts w:ascii="Arial" w:eastAsia="Calibri" w:hAnsi="Arial"/>
          <w:b/>
          <w:bCs/>
          <w:color w:val="002060"/>
          <w:sz w:val="24"/>
          <w:szCs w:val="24"/>
          <w:lang w:val="en-IN"/>
        </w:rPr>
        <w:t xml:space="preserve">E-Class vessels: </w:t>
      </w:r>
      <w:r w:rsidR="008B6EAB" w:rsidRPr="008B6EAB">
        <w:rPr>
          <w:rFonts w:ascii="Arial" w:eastAsia="Calibri" w:hAnsi="Arial"/>
          <w:color w:val="002060"/>
          <w:sz w:val="24"/>
          <w:szCs w:val="24"/>
          <w:lang w:val="en-IN"/>
        </w:rPr>
        <w:t xml:space="preserve">The rise in boiler consumption during Q4 is primarily attributed to the vessel operating in cold regions and </w:t>
      </w:r>
      <w:r w:rsidR="008B6EAB">
        <w:rPr>
          <w:rFonts w:ascii="Arial" w:eastAsia="Calibri" w:hAnsi="Arial"/>
          <w:color w:val="002060"/>
          <w:sz w:val="24"/>
          <w:szCs w:val="24"/>
          <w:lang w:val="en-IN"/>
        </w:rPr>
        <w:t>carrying</w:t>
      </w:r>
      <w:r w:rsidR="008B6EAB" w:rsidRPr="008B6EAB">
        <w:rPr>
          <w:rFonts w:ascii="Arial" w:eastAsia="Calibri" w:hAnsi="Arial"/>
          <w:color w:val="002060"/>
          <w:sz w:val="24"/>
          <w:szCs w:val="24"/>
          <w:lang w:val="en-IN"/>
        </w:rPr>
        <w:t xml:space="preserve"> heated cargo. Ongoing discussions are in place to optimize boiler consumption for these vessels.</w:t>
      </w:r>
    </w:p>
    <w:p w14:paraId="21EA0613" w14:textId="1B35575C" w:rsidR="003D0C00" w:rsidRDefault="003D0C00" w:rsidP="00F1606A">
      <w:pPr>
        <w:pStyle w:val="ListParagraph"/>
        <w:numPr>
          <w:ilvl w:val="0"/>
          <w:numId w:val="42"/>
        </w:numPr>
        <w:rPr>
          <w:rFonts w:ascii="Arial" w:eastAsia="Calibri" w:hAnsi="Arial"/>
          <w:color w:val="002060"/>
          <w:sz w:val="24"/>
          <w:szCs w:val="24"/>
          <w:lang w:val="en-IN"/>
        </w:rPr>
      </w:pPr>
      <w:r w:rsidRPr="00F24A04">
        <w:rPr>
          <w:rFonts w:ascii="Arial" w:eastAsia="Calibri" w:hAnsi="Arial"/>
          <w:b/>
          <w:bCs/>
          <w:color w:val="002060"/>
          <w:sz w:val="24"/>
          <w:szCs w:val="24"/>
          <w:lang w:val="en-IN"/>
        </w:rPr>
        <w:t>Zita Schulte:</w:t>
      </w:r>
      <w:r w:rsidRPr="00F24A04">
        <w:rPr>
          <w:rFonts w:ascii="Arial" w:eastAsia="Calibri" w:hAnsi="Arial"/>
          <w:color w:val="002060"/>
          <w:sz w:val="24"/>
          <w:szCs w:val="24"/>
          <w:lang w:val="en-IN"/>
        </w:rPr>
        <w:t xml:space="preserve"> </w:t>
      </w:r>
      <w:r w:rsidR="00F1606A" w:rsidRPr="00F1606A">
        <w:rPr>
          <w:rFonts w:ascii="Arial" w:eastAsia="Calibri" w:hAnsi="Arial"/>
          <w:color w:val="002060"/>
          <w:sz w:val="24"/>
          <w:szCs w:val="24"/>
          <w:lang w:val="en-IN"/>
        </w:rPr>
        <w:t xml:space="preserve">The increased consumption in Q4 is a result of two key factors: </w:t>
      </w:r>
      <w:r w:rsidR="00F1606A" w:rsidRPr="00421573">
        <w:rPr>
          <w:rFonts w:ascii="Arial" w:eastAsia="Calibri" w:hAnsi="Arial"/>
          <w:color w:val="002060"/>
          <w:sz w:val="24"/>
          <w:szCs w:val="24"/>
          <w:lang w:val="en-IN"/>
        </w:rPr>
        <w:t xml:space="preserve">malfunctioning </w:t>
      </w:r>
      <w:r w:rsidR="00421573" w:rsidRPr="00421573">
        <w:rPr>
          <w:rFonts w:ascii="Arial" w:eastAsia="Calibri" w:hAnsi="Arial"/>
          <w:color w:val="002060"/>
          <w:sz w:val="24"/>
          <w:szCs w:val="24"/>
          <w:lang w:val="en-IN"/>
        </w:rPr>
        <w:t>of</w:t>
      </w:r>
      <w:r w:rsidR="00F1606A" w:rsidRPr="00421573">
        <w:rPr>
          <w:rFonts w:ascii="Arial" w:eastAsia="Calibri" w:hAnsi="Arial"/>
          <w:color w:val="002060"/>
          <w:sz w:val="24"/>
          <w:szCs w:val="24"/>
          <w:lang w:val="en-IN"/>
        </w:rPr>
        <w:t xml:space="preserve"> HFO pressure regulating valve and</w:t>
      </w:r>
      <w:r w:rsidR="00F1606A" w:rsidRPr="00F1606A">
        <w:rPr>
          <w:rFonts w:ascii="Arial" w:eastAsia="Calibri" w:hAnsi="Arial"/>
          <w:color w:val="002060"/>
          <w:sz w:val="24"/>
          <w:szCs w:val="24"/>
          <w:lang w:val="en-IN"/>
        </w:rPr>
        <w:t xml:space="preserve"> the need to heat VLSFO in storage tanks to prevent sediment formation, clogging of purifiers and filters, and to maintain viscosity at 12-13 CST. Discussions are ongoing to optimize boiler consumption for these vessels.</w:t>
      </w:r>
    </w:p>
    <w:p w14:paraId="28CE7653" w14:textId="66665C41" w:rsidR="009C78F5" w:rsidRPr="00F1606A" w:rsidRDefault="009C78F5" w:rsidP="00F1606A">
      <w:pPr>
        <w:pStyle w:val="ListParagraph"/>
        <w:numPr>
          <w:ilvl w:val="0"/>
          <w:numId w:val="42"/>
        </w:numPr>
        <w:rPr>
          <w:rFonts w:ascii="Arial" w:eastAsia="Calibri" w:hAnsi="Arial"/>
          <w:color w:val="002060"/>
          <w:sz w:val="24"/>
          <w:szCs w:val="24"/>
          <w:lang w:val="en-IN"/>
        </w:rPr>
      </w:pPr>
      <w:r>
        <w:rPr>
          <w:rFonts w:ascii="Arial" w:eastAsia="Calibri" w:hAnsi="Arial"/>
          <w:b/>
          <w:bCs/>
          <w:color w:val="002060"/>
          <w:sz w:val="24"/>
          <w:szCs w:val="24"/>
          <w:lang w:val="en-IN"/>
        </w:rPr>
        <w:t>Mia Schulte:</w:t>
      </w:r>
      <w:r>
        <w:rPr>
          <w:rFonts w:ascii="Arial" w:eastAsia="Calibri" w:hAnsi="Arial"/>
          <w:color w:val="002060"/>
          <w:sz w:val="24"/>
          <w:szCs w:val="24"/>
          <w:lang w:val="en-IN"/>
        </w:rPr>
        <w:t xml:space="preserve"> </w:t>
      </w:r>
      <w:r w:rsidR="00577498" w:rsidRPr="00E4395B">
        <w:rPr>
          <w:rFonts w:ascii="Arial" w:eastAsia="Calibri" w:hAnsi="Arial"/>
          <w:color w:val="002060"/>
          <w:sz w:val="24"/>
          <w:szCs w:val="24"/>
          <w:lang w:val="en-IN"/>
        </w:rPr>
        <w:t>Boiler consumption has significantly improved in Q</w:t>
      </w:r>
      <w:r w:rsidR="00577498">
        <w:rPr>
          <w:rFonts w:ascii="Arial" w:eastAsia="Calibri" w:hAnsi="Arial"/>
          <w:color w:val="002060"/>
          <w:sz w:val="24"/>
          <w:szCs w:val="24"/>
          <w:lang w:val="en-IN"/>
        </w:rPr>
        <w:t>4</w:t>
      </w:r>
      <w:r w:rsidR="00577498" w:rsidRPr="00E4395B">
        <w:rPr>
          <w:rFonts w:ascii="Arial" w:eastAsia="Calibri" w:hAnsi="Arial"/>
          <w:color w:val="002060"/>
          <w:sz w:val="24"/>
          <w:szCs w:val="24"/>
          <w:lang w:val="en-IN"/>
        </w:rPr>
        <w:t xml:space="preserve"> compared to Q</w:t>
      </w:r>
      <w:r w:rsidR="00577498">
        <w:rPr>
          <w:rFonts w:ascii="Arial" w:eastAsia="Calibri" w:hAnsi="Arial"/>
          <w:color w:val="002060"/>
          <w:sz w:val="24"/>
          <w:szCs w:val="24"/>
          <w:lang w:val="en-IN"/>
        </w:rPr>
        <w:t xml:space="preserve">3 &amp; Q2. </w:t>
      </w:r>
      <w:r w:rsidR="00AF6788" w:rsidRPr="00AF6788">
        <w:rPr>
          <w:rFonts w:ascii="Arial" w:eastAsia="Calibri" w:hAnsi="Arial"/>
          <w:color w:val="002060"/>
          <w:sz w:val="24"/>
          <w:szCs w:val="24"/>
          <w:lang w:val="en-IN"/>
        </w:rPr>
        <w:t xml:space="preserve">The vessel was advised to use AE#2 instead of AE#3 in Q2 2024 </w:t>
      </w:r>
      <w:r w:rsidR="008B5EDD">
        <w:rPr>
          <w:rFonts w:ascii="Arial" w:eastAsia="Calibri" w:hAnsi="Arial"/>
          <w:color w:val="002060"/>
          <w:sz w:val="24"/>
          <w:szCs w:val="24"/>
          <w:lang w:val="en-IN"/>
        </w:rPr>
        <w:t>to</w:t>
      </w:r>
      <w:r w:rsidR="00AF6788">
        <w:rPr>
          <w:rFonts w:ascii="Arial" w:eastAsia="Calibri" w:hAnsi="Arial"/>
          <w:color w:val="002060"/>
          <w:sz w:val="24"/>
          <w:szCs w:val="24"/>
          <w:lang w:val="en-IN"/>
        </w:rPr>
        <w:t xml:space="preserve"> take benefits of</w:t>
      </w:r>
      <w:r w:rsidR="00AF6788" w:rsidRPr="00AF6788">
        <w:rPr>
          <w:rFonts w:ascii="Arial" w:eastAsia="Calibri" w:hAnsi="Arial"/>
          <w:color w:val="002060"/>
          <w:sz w:val="24"/>
          <w:szCs w:val="24"/>
          <w:lang w:val="en-IN"/>
        </w:rPr>
        <w:t xml:space="preserve"> the waste heat recovery system installed on AE#2 while in port</w:t>
      </w:r>
      <w:r w:rsidR="002633E8">
        <w:rPr>
          <w:rFonts w:ascii="Arial" w:eastAsia="Calibri" w:hAnsi="Arial"/>
          <w:color w:val="002060"/>
          <w:sz w:val="24"/>
          <w:szCs w:val="24"/>
          <w:lang w:val="en-IN"/>
        </w:rPr>
        <w:t>/</w:t>
      </w:r>
      <w:r w:rsidR="00AF6788" w:rsidRPr="00AF6788">
        <w:rPr>
          <w:rFonts w:ascii="Arial" w:eastAsia="Calibri" w:hAnsi="Arial"/>
          <w:color w:val="002060"/>
          <w:sz w:val="24"/>
          <w:szCs w:val="24"/>
          <w:lang w:val="en-IN"/>
        </w:rPr>
        <w:t>idling. This recommendation was implemented leading to a significant improvement in boiler consumption</w:t>
      </w:r>
      <w:r w:rsidR="00D1766F">
        <w:rPr>
          <w:rFonts w:ascii="Arial" w:eastAsia="Calibri" w:hAnsi="Arial"/>
          <w:color w:val="002060"/>
          <w:sz w:val="24"/>
          <w:szCs w:val="24"/>
          <w:lang w:val="en-IN"/>
        </w:rPr>
        <w:t>.</w:t>
      </w:r>
    </w:p>
    <w:p w14:paraId="25B6AB89" w14:textId="07DE0A6A" w:rsidR="00874258" w:rsidRDefault="00447489" w:rsidP="0067176C">
      <w:pPr>
        <w:pStyle w:val="ListParagraph"/>
        <w:numPr>
          <w:ilvl w:val="0"/>
          <w:numId w:val="42"/>
        </w:numPr>
        <w:rPr>
          <w:rFonts w:ascii="Arial" w:eastAsia="Calibri" w:hAnsi="Arial"/>
          <w:color w:val="002060"/>
          <w:sz w:val="24"/>
          <w:szCs w:val="24"/>
          <w:lang w:val="en-IN"/>
        </w:rPr>
      </w:pPr>
      <w:r>
        <w:rPr>
          <w:rFonts w:ascii="Arial" w:eastAsia="Calibri" w:hAnsi="Arial"/>
          <w:b/>
          <w:bCs/>
          <w:color w:val="002060"/>
          <w:sz w:val="24"/>
          <w:szCs w:val="24"/>
          <w:lang w:val="en-IN"/>
        </w:rPr>
        <w:lastRenderedPageBreak/>
        <w:t>Melchior</w:t>
      </w:r>
      <w:r w:rsidR="005B61F4" w:rsidRPr="00006571">
        <w:rPr>
          <w:rFonts w:ascii="Arial" w:eastAsia="Calibri" w:hAnsi="Arial"/>
          <w:b/>
          <w:bCs/>
          <w:color w:val="002060"/>
          <w:sz w:val="24"/>
          <w:szCs w:val="24"/>
          <w:lang w:val="en-IN"/>
        </w:rPr>
        <w:t xml:space="preserve"> Schulte</w:t>
      </w:r>
      <w:r w:rsidR="005B61F4" w:rsidRPr="00432E76">
        <w:rPr>
          <w:rFonts w:ascii="Arial" w:eastAsia="Calibri" w:hAnsi="Arial"/>
          <w:color w:val="002060"/>
          <w:sz w:val="24"/>
          <w:szCs w:val="24"/>
          <w:lang w:val="en-IN"/>
        </w:rPr>
        <w:t>:</w:t>
      </w:r>
      <w:r w:rsidR="00064FCD">
        <w:rPr>
          <w:rFonts w:ascii="Arial" w:eastAsia="Calibri" w:hAnsi="Arial"/>
          <w:color w:val="002060"/>
          <w:sz w:val="24"/>
          <w:szCs w:val="24"/>
          <w:lang w:val="en-IN"/>
        </w:rPr>
        <w:t xml:space="preserve"> </w:t>
      </w:r>
      <w:r w:rsidR="003D0A56" w:rsidRPr="00432E76">
        <w:rPr>
          <w:rFonts w:ascii="Arial" w:eastAsia="Calibri" w:hAnsi="Arial"/>
          <w:color w:val="002060"/>
          <w:sz w:val="24"/>
          <w:szCs w:val="24"/>
          <w:lang w:val="en-IN"/>
        </w:rPr>
        <w:t>Boiler port consumption has significantly improved in Q</w:t>
      </w:r>
      <w:r w:rsidR="003D0A56">
        <w:rPr>
          <w:rFonts w:ascii="Arial" w:eastAsia="Calibri" w:hAnsi="Arial"/>
          <w:color w:val="002060"/>
          <w:sz w:val="24"/>
          <w:szCs w:val="24"/>
          <w:lang w:val="en-IN"/>
        </w:rPr>
        <w:t>4</w:t>
      </w:r>
      <w:r w:rsidR="003D0A56" w:rsidRPr="00432E76">
        <w:rPr>
          <w:rFonts w:ascii="Arial" w:eastAsia="Calibri" w:hAnsi="Arial"/>
          <w:color w:val="002060"/>
          <w:sz w:val="24"/>
          <w:szCs w:val="24"/>
          <w:lang w:val="en-IN"/>
        </w:rPr>
        <w:t xml:space="preserve"> compared to </w:t>
      </w:r>
      <w:r w:rsidR="003D0A56">
        <w:rPr>
          <w:rFonts w:ascii="Arial" w:eastAsia="Calibri" w:hAnsi="Arial"/>
          <w:color w:val="002060"/>
          <w:sz w:val="24"/>
          <w:szCs w:val="24"/>
          <w:lang w:val="en-IN"/>
        </w:rPr>
        <w:t xml:space="preserve">Q3 &amp; </w:t>
      </w:r>
      <w:r w:rsidR="003D0A56" w:rsidRPr="00432E76">
        <w:rPr>
          <w:rFonts w:ascii="Arial" w:eastAsia="Calibri" w:hAnsi="Arial"/>
          <w:color w:val="002060"/>
          <w:sz w:val="24"/>
          <w:szCs w:val="24"/>
          <w:lang w:val="en-IN"/>
        </w:rPr>
        <w:t>Q2</w:t>
      </w:r>
      <w:r w:rsidR="003D0A56">
        <w:rPr>
          <w:rFonts w:ascii="Arial" w:eastAsia="Calibri" w:hAnsi="Arial"/>
          <w:color w:val="002060"/>
          <w:sz w:val="24"/>
          <w:szCs w:val="24"/>
          <w:lang w:val="en-IN"/>
        </w:rPr>
        <w:t xml:space="preserve"> </w:t>
      </w:r>
      <w:r w:rsidR="003D0A56" w:rsidRPr="007D770E">
        <w:rPr>
          <w:rFonts w:ascii="Arial" w:eastAsia="Calibri" w:hAnsi="Arial"/>
          <w:color w:val="002060"/>
          <w:sz w:val="24"/>
          <w:szCs w:val="24"/>
          <w:lang w:val="en-IN"/>
        </w:rPr>
        <w:t xml:space="preserve">through the </w:t>
      </w:r>
      <w:r w:rsidR="003D0A56">
        <w:rPr>
          <w:rFonts w:ascii="Arial" w:eastAsia="Calibri" w:hAnsi="Arial"/>
          <w:color w:val="002060"/>
          <w:sz w:val="24"/>
          <w:szCs w:val="24"/>
          <w:lang w:val="en-IN"/>
        </w:rPr>
        <w:t xml:space="preserve">continuous follow up with vessel and </w:t>
      </w:r>
      <w:r w:rsidR="003D0A56" w:rsidRPr="007D770E">
        <w:rPr>
          <w:rFonts w:ascii="Arial" w:eastAsia="Calibri" w:hAnsi="Arial"/>
          <w:color w:val="002060"/>
          <w:sz w:val="24"/>
          <w:szCs w:val="24"/>
          <w:lang w:val="en-IN"/>
        </w:rPr>
        <w:t>optimization measures suggested</w:t>
      </w:r>
      <w:r w:rsidR="003D0A56">
        <w:rPr>
          <w:rFonts w:ascii="Arial" w:eastAsia="Calibri" w:hAnsi="Arial"/>
          <w:color w:val="002060"/>
          <w:sz w:val="24"/>
          <w:szCs w:val="24"/>
          <w:lang w:val="en-IN"/>
        </w:rPr>
        <w:t>.</w:t>
      </w:r>
    </w:p>
    <w:p w14:paraId="7C083751" w14:textId="5312F77D" w:rsidR="007B49C2" w:rsidRDefault="007B49C2" w:rsidP="0067176C">
      <w:pPr>
        <w:pStyle w:val="ListParagraph"/>
        <w:numPr>
          <w:ilvl w:val="0"/>
          <w:numId w:val="42"/>
        </w:numPr>
        <w:rPr>
          <w:rFonts w:ascii="Arial" w:eastAsia="Calibri" w:hAnsi="Arial"/>
          <w:color w:val="002060"/>
          <w:sz w:val="24"/>
          <w:szCs w:val="24"/>
          <w:lang w:val="en-IN"/>
        </w:rPr>
      </w:pPr>
      <w:r>
        <w:rPr>
          <w:rFonts w:ascii="Arial" w:eastAsia="Calibri" w:hAnsi="Arial"/>
          <w:b/>
          <w:bCs/>
          <w:color w:val="002060"/>
          <w:sz w:val="24"/>
          <w:szCs w:val="24"/>
          <w:lang w:val="en-IN"/>
        </w:rPr>
        <w:t>Lucie Schulte</w:t>
      </w:r>
      <w:r w:rsidRPr="007B49C2">
        <w:rPr>
          <w:rFonts w:ascii="Arial" w:eastAsia="Calibri" w:hAnsi="Arial"/>
          <w:color w:val="002060"/>
          <w:sz w:val="24"/>
          <w:szCs w:val="24"/>
          <w:lang w:val="en-IN"/>
        </w:rPr>
        <w:t>:</w:t>
      </w:r>
      <w:r>
        <w:rPr>
          <w:rFonts w:ascii="Arial" w:eastAsia="Calibri" w:hAnsi="Arial"/>
          <w:color w:val="002060"/>
          <w:sz w:val="24"/>
          <w:szCs w:val="24"/>
          <w:lang w:val="en-IN"/>
        </w:rPr>
        <w:t xml:space="preserve"> </w:t>
      </w:r>
      <w:r w:rsidR="00CF2A72">
        <w:rPr>
          <w:rFonts w:ascii="Arial" w:eastAsia="Calibri" w:hAnsi="Arial"/>
          <w:color w:val="002060"/>
          <w:sz w:val="24"/>
          <w:szCs w:val="24"/>
          <w:lang w:val="en-IN"/>
        </w:rPr>
        <w:t xml:space="preserve">The increased consumption </w:t>
      </w:r>
      <w:r w:rsidR="00A73985">
        <w:rPr>
          <w:rFonts w:ascii="Arial" w:eastAsia="Calibri" w:hAnsi="Arial"/>
          <w:color w:val="002060"/>
          <w:sz w:val="24"/>
          <w:szCs w:val="24"/>
          <w:lang w:val="en-IN"/>
        </w:rPr>
        <w:t>of Boiler at Port in Q4/24 when compared to Q3/24 is due to the combination of reasons including</w:t>
      </w:r>
      <w:r w:rsidR="00302440">
        <w:rPr>
          <w:rFonts w:ascii="Arial" w:eastAsia="Calibri" w:hAnsi="Arial"/>
          <w:color w:val="002060"/>
          <w:sz w:val="24"/>
          <w:szCs w:val="24"/>
          <w:lang w:val="en-IN"/>
        </w:rPr>
        <w:t xml:space="preserve"> the following:</w:t>
      </w:r>
    </w:p>
    <w:p w14:paraId="75197519" w14:textId="77777777" w:rsidR="009C24E2" w:rsidRDefault="009C24E2" w:rsidP="009C24E2">
      <w:pPr>
        <w:pStyle w:val="ListParagraph"/>
        <w:ind w:left="720"/>
        <w:rPr>
          <w:rFonts w:ascii="Arial" w:eastAsia="Calibri" w:hAnsi="Arial"/>
          <w:color w:val="002060"/>
          <w:sz w:val="24"/>
          <w:szCs w:val="24"/>
          <w:lang w:val="en-IN"/>
        </w:rPr>
      </w:pPr>
    </w:p>
    <w:p w14:paraId="28DE1992" w14:textId="0CACD0E6" w:rsidR="00302440" w:rsidRDefault="00302440" w:rsidP="00302440">
      <w:pPr>
        <w:pStyle w:val="ListParagraph"/>
        <w:numPr>
          <w:ilvl w:val="1"/>
          <w:numId w:val="42"/>
        </w:numPr>
        <w:rPr>
          <w:rFonts w:ascii="Arial" w:eastAsia="Calibri" w:hAnsi="Arial"/>
          <w:color w:val="002060"/>
          <w:sz w:val="24"/>
          <w:szCs w:val="24"/>
          <w:lang w:val="en-IN"/>
        </w:rPr>
      </w:pPr>
      <w:r>
        <w:rPr>
          <w:rFonts w:ascii="Arial" w:eastAsia="Calibri" w:hAnsi="Arial"/>
          <w:color w:val="002060"/>
          <w:sz w:val="24"/>
          <w:szCs w:val="24"/>
          <w:lang w:val="en-IN"/>
        </w:rPr>
        <w:t>Steam leakages through gaskets, traces etc.</w:t>
      </w:r>
    </w:p>
    <w:p w14:paraId="26AF4DE6" w14:textId="5CD6B5B6" w:rsidR="0026580A" w:rsidRDefault="0026580A" w:rsidP="00302440">
      <w:pPr>
        <w:pStyle w:val="ListParagraph"/>
        <w:numPr>
          <w:ilvl w:val="1"/>
          <w:numId w:val="42"/>
        </w:numPr>
        <w:rPr>
          <w:rFonts w:ascii="Arial" w:eastAsia="Calibri" w:hAnsi="Arial"/>
          <w:color w:val="002060"/>
          <w:sz w:val="24"/>
          <w:szCs w:val="24"/>
          <w:lang w:val="en-IN"/>
        </w:rPr>
      </w:pPr>
      <w:r>
        <w:rPr>
          <w:rFonts w:ascii="Arial" w:eastAsia="Calibri" w:hAnsi="Arial"/>
          <w:color w:val="002060"/>
          <w:sz w:val="24"/>
          <w:szCs w:val="24"/>
          <w:lang w:val="en-IN"/>
        </w:rPr>
        <w:t xml:space="preserve">Steam valves were damaged. </w:t>
      </w:r>
    </w:p>
    <w:p w14:paraId="6314D73D" w14:textId="77777777" w:rsidR="003B6250" w:rsidRDefault="003B6250" w:rsidP="003B6250">
      <w:pPr>
        <w:pStyle w:val="ListParagraph"/>
        <w:ind w:left="1440"/>
        <w:rPr>
          <w:rFonts w:ascii="Arial" w:eastAsia="Calibri" w:hAnsi="Arial"/>
          <w:color w:val="002060"/>
          <w:sz w:val="24"/>
          <w:szCs w:val="24"/>
          <w:lang w:val="en-IN"/>
        </w:rPr>
      </w:pPr>
    </w:p>
    <w:p w14:paraId="2B66AC99" w14:textId="6B0CFA60" w:rsidR="00C65844" w:rsidRDefault="00C65844" w:rsidP="00C65844">
      <w:pPr>
        <w:pStyle w:val="ListParagraph"/>
        <w:ind w:left="720"/>
        <w:rPr>
          <w:rFonts w:ascii="Arial" w:eastAsia="Calibri" w:hAnsi="Arial"/>
          <w:color w:val="002060"/>
          <w:sz w:val="24"/>
          <w:szCs w:val="24"/>
          <w:lang w:val="en-IN"/>
        </w:rPr>
      </w:pPr>
      <w:r>
        <w:rPr>
          <w:rFonts w:ascii="Arial" w:eastAsia="Calibri" w:hAnsi="Arial"/>
          <w:color w:val="002060"/>
          <w:sz w:val="24"/>
          <w:szCs w:val="24"/>
          <w:lang w:val="en-IN"/>
        </w:rPr>
        <w:t>Following actions are planned by C/E as per the communication with TSI:</w:t>
      </w:r>
    </w:p>
    <w:p w14:paraId="4F14CCCE" w14:textId="77777777" w:rsidR="003B6250" w:rsidRDefault="003B6250" w:rsidP="00C65844">
      <w:pPr>
        <w:pStyle w:val="ListParagraph"/>
        <w:ind w:left="720"/>
        <w:rPr>
          <w:rFonts w:ascii="Arial" w:eastAsia="Calibri" w:hAnsi="Arial"/>
          <w:color w:val="002060"/>
          <w:sz w:val="24"/>
          <w:szCs w:val="24"/>
          <w:lang w:val="en-IN"/>
        </w:rPr>
      </w:pPr>
    </w:p>
    <w:p w14:paraId="2CCD4E22" w14:textId="7D87C0D4" w:rsidR="00C65844" w:rsidRDefault="00C65844" w:rsidP="00C65844">
      <w:pPr>
        <w:pStyle w:val="ListParagraph"/>
        <w:numPr>
          <w:ilvl w:val="0"/>
          <w:numId w:val="43"/>
        </w:numPr>
        <w:rPr>
          <w:rFonts w:ascii="Arial" w:eastAsia="Calibri" w:hAnsi="Arial"/>
          <w:color w:val="002060"/>
          <w:sz w:val="24"/>
          <w:szCs w:val="24"/>
          <w:lang w:val="en-IN"/>
        </w:rPr>
      </w:pPr>
      <w:r>
        <w:rPr>
          <w:rFonts w:ascii="Arial" w:eastAsia="Calibri" w:hAnsi="Arial"/>
          <w:color w:val="002060"/>
          <w:sz w:val="24"/>
          <w:szCs w:val="24"/>
          <w:lang w:val="en-IN"/>
        </w:rPr>
        <w:t xml:space="preserve">Set point of Aux Boiler </w:t>
      </w:r>
      <w:r w:rsidR="00CE3B32">
        <w:rPr>
          <w:rFonts w:ascii="Arial" w:eastAsia="Calibri" w:hAnsi="Arial"/>
          <w:color w:val="002060"/>
          <w:sz w:val="24"/>
          <w:szCs w:val="24"/>
          <w:lang w:val="en-IN"/>
        </w:rPr>
        <w:t>reduced from 5.8 bar to 4.8 bar.</w:t>
      </w:r>
    </w:p>
    <w:p w14:paraId="24BC2BD2" w14:textId="4D593AA1" w:rsidR="00CE3B32" w:rsidRDefault="00CE3B32" w:rsidP="00CE3B32">
      <w:pPr>
        <w:pStyle w:val="ListParagraph"/>
        <w:numPr>
          <w:ilvl w:val="0"/>
          <w:numId w:val="43"/>
        </w:numPr>
        <w:rPr>
          <w:rFonts w:ascii="Arial" w:eastAsia="Calibri" w:hAnsi="Arial"/>
          <w:color w:val="002060"/>
          <w:sz w:val="24"/>
          <w:szCs w:val="24"/>
          <w:lang w:val="en-IN"/>
        </w:rPr>
      </w:pPr>
      <w:r>
        <w:rPr>
          <w:rFonts w:ascii="Arial" w:eastAsia="Calibri" w:hAnsi="Arial"/>
          <w:color w:val="002060"/>
          <w:sz w:val="24"/>
          <w:szCs w:val="24"/>
          <w:lang w:val="en-IN"/>
        </w:rPr>
        <w:t>T</w:t>
      </w:r>
      <w:r w:rsidRPr="00CE3B32">
        <w:rPr>
          <w:rFonts w:ascii="Arial" w:eastAsia="Calibri" w:hAnsi="Arial"/>
          <w:color w:val="002060"/>
          <w:sz w:val="24"/>
          <w:szCs w:val="24"/>
          <w:lang w:val="en-IN"/>
        </w:rPr>
        <w:t>he steam leakages through gaskets, traces, etc., were inspected and</w:t>
      </w:r>
      <w:r>
        <w:rPr>
          <w:rFonts w:ascii="Arial" w:eastAsia="Calibri" w:hAnsi="Arial"/>
          <w:color w:val="002060"/>
          <w:sz w:val="24"/>
          <w:szCs w:val="24"/>
          <w:lang w:val="en-IN"/>
        </w:rPr>
        <w:t xml:space="preserve"> </w:t>
      </w:r>
      <w:r w:rsidRPr="00CE3B32">
        <w:rPr>
          <w:rFonts w:ascii="Arial" w:eastAsia="Calibri" w:hAnsi="Arial"/>
          <w:color w:val="002060"/>
          <w:sz w:val="24"/>
          <w:szCs w:val="24"/>
          <w:lang w:val="en-IN"/>
        </w:rPr>
        <w:t>eliminated, in order to save the steam pressure.</w:t>
      </w:r>
    </w:p>
    <w:p w14:paraId="53A1D9EA" w14:textId="4F043F41" w:rsidR="00CE3B32" w:rsidRDefault="009B3319" w:rsidP="009B3319">
      <w:pPr>
        <w:pStyle w:val="ListParagraph"/>
        <w:numPr>
          <w:ilvl w:val="0"/>
          <w:numId w:val="43"/>
        </w:numPr>
        <w:rPr>
          <w:rFonts w:ascii="Arial" w:eastAsia="Calibri" w:hAnsi="Arial"/>
          <w:color w:val="002060"/>
          <w:sz w:val="24"/>
          <w:szCs w:val="24"/>
          <w:lang w:val="en-IN"/>
        </w:rPr>
      </w:pPr>
      <w:r>
        <w:rPr>
          <w:rFonts w:ascii="Arial" w:eastAsia="Calibri" w:hAnsi="Arial"/>
          <w:color w:val="002060"/>
          <w:sz w:val="24"/>
          <w:szCs w:val="24"/>
          <w:lang w:val="en-IN"/>
        </w:rPr>
        <w:t>T</w:t>
      </w:r>
      <w:r w:rsidRPr="009B3319">
        <w:rPr>
          <w:rFonts w:ascii="Arial" w:eastAsia="Calibri" w:hAnsi="Arial"/>
          <w:color w:val="002060"/>
          <w:sz w:val="24"/>
          <w:szCs w:val="24"/>
          <w:lang w:val="en-IN"/>
        </w:rPr>
        <w:t>he steam valves, which are damaged were renewed, in order to save</w:t>
      </w:r>
      <w:r>
        <w:rPr>
          <w:rFonts w:ascii="Arial" w:eastAsia="Calibri" w:hAnsi="Arial"/>
          <w:color w:val="002060"/>
          <w:sz w:val="24"/>
          <w:szCs w:val="24"/>
          <w:lang w:val="en-IN"/>
        </w:rPr>
        <w:t xml:space="preserve"> </w:t>
      </w:r>
      <w:r w:rsidRPr="009B3319">
        <w:rPr>
          <w:rFonts w:ascii="Arial" w:eastAsia="Calibri" w:hAnsi="Arial"/>
          <w:color w:val="002060"/>
          <w:sz w:val="24"/>
          <w:szCs w:val="24"/>
          <w:lang w:val="en-IN"/>
        </w:rPr>
        <w:t>the steam pressure.</w:t>
      </w:r>
    </w:p>
    <w:p w14:paraId="7C7E2FD3" w14:textId="3A7C67B8" w:rsidR="009B3319" w:rsidRPr="009B3319" w:rsidRDefault="009B3319" w:rsidP="009B3319">
      <w:pPr>
        <w:pStyle w:val="ListParagraph"/>
        <w:numPr>
          <w:ilvl w:val="0"/>
          <w:numId w:val="43"/>
        </w:numPr>
        <w:rPr>
          <w:rFonts w:ascii="Arial" w:eastAsia="Calibri" w:hAnsi="Arial"/>
          <w:color w:val="002060"/>
          <w:sz w:val="24"/>
          <w:szCs w:val="24"/>
          <w:lang w:val="en-IN"/>
        </w:rPr>
      </w:pPr>
      <w:r>
        <w:rPr>
          <w:rFonts w:ascii="Arial" w:eastAsia="Calibri" w:hAnsi="Arial"/>
          <w:color w:val="002060"/>
          <w:sz w:val="24"/>
          <w:szCs w:val="24"/>
        </w:rPr>
        <w:t>T</w:t>
      </w:r>
      <w:r w:rsidRPr="009B3319">
        <w:rPr>
          <w:rFonts w:ascii="Arial" w:eastAsia="Calibri" w:hAnsi="Arial"/>
          <w:color w:val="002060"/>
          <w:sz w:val="24"/>
          <w:szCs w:val="24"/>
        </w:rPr>
        <w:t xml:space="preserve">he tank heating was reduced </w:t>
      </w:r>
      <w:r w:rsidR="009448CB" w:rsidRPr="009B3319">
        <w:rPr>
          <w:rFonts w:ascii="Arial" w:eastAsia="Calibri" w:hAnsi="Arial"/>
          <w:color w:val="002060"/>
          <w:sz w:val="24"/>
          <w:szCs w:val="24"/>
        </w:rPr>
        <w:t>to</w:t>
      </w:r>
      <w:r w:rsidRPr="009B3319">
        <w:rPr>
          <w:rFonts w:ascii="Arial" w:eastAsia="Calibri" w:hAnsi="Arial"/>
          <w:color w:val="002060"/>
          <w:sz w:val="24"/>
          <w:szCs w:val="24"/>
        </w:rPr>
        <w:t xml:space="preserve"> required minimum, </w:t>
      </w:r>
      <w:proofErr w:type="gramStart"/>
      <w:r w:rsidRPr="009B3319">
        <w:rPr>
          <w:rFonts w:ascii="Arial" w:eastAsia="Calibri" w:hAnsi="Arial"/>
          <w:color w:val="002060"/>
          <w:sz w:val="24"/>
          <w:szCs w:val="24"/>
        </w:rPr>
        <w:t>in order to</w:t>
      </w:r>
      <w:proofErr w:type="gramEnd"/>
      <w:r>
        <w:rPr>
          <w:rFonts w:ascii="Arial" w:eastAsia="Calibri" w:hAnsi="Arial"/>
          <w:color w:val="002060"/>
          <w:sz w:val="24"/>
          <w:szCs w:val="24"/>
        </w:rPr>
        <w:t xml:space="preserve"> </w:t>
      </w:r>
      <w:r w:rsidRPr="009B3319">
        <w:rPr>
          <w:rFonts w:ascii="Arial" w:eastAsia="Calibri" w:hAnsi="Arial"/>
          <w:color w:val="002060"/>
          <w:sz w:val="24"/>
          <w:szCs w:val="24"/>
        </w:rPr>
        <w:t>save the steam pressure.</w:t>
      </w:r>
    </w:p>
    <w:p w14:paraId="305536B1" w14:textId="77777777" w:rsidR="00403E16" w:rsidRPr="00403E16" w:rsidRDefault="00403E16" w:rsidP="00403E16">
      <w:pPr>
        <w:rPr>
          <w:rFonts w:ascii="Arial" w:eastAsia="Calibri" w:hAnsi="Arial"/>
          <w:color w:val="002060"/>
          <w:sz w:val="24"/>
          <w:szCs w:val="24"/>
          <w:lang w:val="en-IN"/>
        </w:rPr>
      </w:pPr>
    </w:p>
    <w:p w14:paraId="6A6E2A88" w14:textId="75E2D300" w:rsidR="00FE1DDA" w:rsidRPr="00B71F97" w:rsidRDefault="00FE1DDA" w:rsidP="00110B14">
      <w:pPr>
        <w:rPr>
          <w:rFonts w:ascii="Arial" w:eastAsiaTheme="majorEastAsia" w:hAnsi="Arial" w:cs="Arial"/>
          <w:b/>
          <w:color w:val="002060"/>
          <w:sz w:val="28"/>
          <w:szCs w:val="28"/>
        </w:rPr>
      </w:pPr>
      <w:r w:rsidRPr="00B71F97">
        <w:rPr>
          <w:rFonts w:ascii="Arial" w:eastAsiaTheme="majorEastAsia" w:hAnsi="Arial" w:cs="Arial"/>
          <w:b/>
          <w:color w:val="002060"/>
          <w:sz w:val="28"/>
          <w:szCs w:val="28"/>
        </w:rPr>
        <w:t>-------------------------------------</w:t>
      </w:r>
      <w:r w:rsidR="00657E64" w:rsidRPr="00B71F97">
        <w:rPr>
          <w:rFonts w:ascii="Arial" w:eastAsiaTheme="majorEastAsia" w:hAnsi="Arial" w:cs="Arial"/>
          <w:b/>
          <w:color w:val="002060"/>
          <w:sz w:val="28"/>
          <w:szCs w:val="28"/>
        </w:rPr>
        <w:t>-</w:t>
      </w:r>
      <w:r w:rsidRPr="00B71F97">
        <w:rPr>
          <w:rFonts w:ascii="Arial" w:eastAsiaTheme="majorEastAsia" w:hAnsi="Arial" w:cs="Arial"/>
          <w:b/>
          <w:color w:val="002060"/>
          <w:sz w:val="28"/>
          <w:szCs w:val="28"/>
        </w:rPr>
        <w:t xml:space="preserve">-----End of </w:t>
      </w:r>
      <w:r w:rsidR="00980D46" w:rsidRPr="00B71F97">
        <w:rPr>
          <w:rFonts w:ascii="Arial" w:eastAsiaTheme="majorEastAsia" w:hAnsi="Arial" w:cs="Arial"/>
          <w:b/>
          <w:color w:val="002060"/>
          <w:sz w:val="28"/>
          <w:szCs w:val="28"/>
        </w:rPr>
        <w:t>Report----</w:t>
      </w:r>
      <w:r w:rsidR="009C24E2" w:rsidRPr="00B71F97">
        <w:rPr>
          <w:rFonts w:ascii="Arial" w:eastAsiaTheme="majorEastAsia" w:hAnsi="Arial" w:cs="Arial"/>
          <w:b/>
          <w:color w:val="002060"/>
          <w:sz w:val="28"/>
          <w:szCs w:val="28"/>
        </w:rPr>
        <w:t>------</w:t>
      </w:r>
      <w:r w:rsidR="002464BE" w:rsidRPr="00B71F97">
        <w:rPr>
          <w:rFonts w:ascii="Arial" w:eastAsiaTheme="majorEastAsia" w:hAnsi="Arial" w:cs="Arial"/>
          <w:b/>
          <w:color w:val="002060"/>
          <w:sz w:val="28"/>
          <w:szCs w:val="28"/>
        </w:rPr>
        <w:t>--</w:t>
      </w:r>
      <w:r w:rsidRPr="00B71F97">
        <w:rPr>
          <w:rFonts w:ascii="Arial" w:eastAsiaTheme="majorEastAsia" w:hAnsi="Arial" w:cs="Arial"/>
          <w:b/>
          <w:color w:val="002060"/>
          <w:sz w:val="28"/>
          <w:szCs w:val="28"/>
        </w:rPr>
        <w:t>-------------------------------------</w:t>
      </w:r>
    </w:p>
    <w:sectPr w:rsidR="00FE1DDA" w:rsidRPr="00B71F97" w:rsidSect="00281692">
      <w:headerReference w:type="default" r:id="rId21"/>
      <w:footerReference w:type="default" r:id="rId22"/>
      <w:headerReference w:type="first" r:id="rId23"/>
      <w:footerReference w:type="first" r:id="rId24"/>
      <w:pgSz w:w="11906" w:h="16838" w:code="9"/>
      <w:pgMar w:top="2269" w:right="737" w:bottom="1418" w:left="709" w:header="0" w:footer="39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C2270" w14:textId="77777777" w:rsidR="001F7F08" w:rsidRDefault="001F7F08" w:rsidP="00DD1D73">
      <w:pPr>
        <w:spacing w:after="0" w:line="240" w:lineRule="auto"/>
      </w:pPr>
      <w:r>
        <w:separator/>
      </w:r>
    </w:p>
  </w:endnote>
  <w:endnote w:type="continuationSeparator" w:id="0">
    <w:p w14:paraId="356446ED" w14:textId="77777777" w:rsidR="001F7F08" w:rsidRDefault="001F7F08" w:rsidP="00DD1D73">
      <w:pPr>
        <w:spacing w:after="0" w:line="240" w:lineRule="auto"/>
      </w:pPr>
      <w:r>
        <w:continuationSeparator/>
      </w:r>
    </w:p>
  </w:endnote>
  <w:endnote w:type="continuationNotice" w:id="1">
    <w:p w14:paraId="54DA404D" w14:textId="77777777" w:rsidR="001F7F08" w:rsidRDefault="001F7F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6ABBA" w14:textId="351B39AE" w:rsidR="00916DA0" w:rsidRPr="002D79BA" w:rsidRDefault="006C3DF8" w:rsidP="00916DA0">
    <w:pPr>
      <w:pStyle w:val="Footer"/>
      <w:tabs>
        <w:tab w:val="clear" w:pos="4680"/>
        <w:tab w:val="right" w:pos="6918"/>
      </w:tabs>
      <w:spacing w:line="180" w:lineRule="atLeast"/>
      <w:rPr>
        <w:rFonts w:ascii="Arial" w:hAnsi="Arial" w:cs="Arial"/>
        <w:b/>
        <w:bCs/>
        <w:color w:val="808B94"/>
        <w:sz w:val="18"/>
        <w:szCs w:val="18"/>
      </w:rPr>
    </w:pPr>
    <w:r>
      <w:rPr>
        <w:rFonts w:ascii="Arial" w:hAnsi="Arial" w:cs="Arial"/>
        <w:b/>
        <w:bCs/>
        <w:noProof/>
        <w:color w:val="808B94"/>
        <w:sz w:val="18"/>
        <w:szCs w:val="18"/>
      </w:rPr>
      <mc:AlternateContent>
        <mc:Choice Requires="wps">
          <w:drawing>
            <wp:anchor distT="0" distB="0" distL="114300" distR="114300" simplePos="0" relativeHeight="251658243" behindDoc="0" locked="0" layoutInCell="1" allowOverlap="1" wp14:anchorId="7080880C" wp14:editId="6F660310">
              <wp:simplePos x="0" y="0"/>
              <wp:positionH relativeFrom="column">
                <wp:posOffset>8254</wp:posOffset>
              </wp:positionH>
              <wp:positionV relativeFrom="paragraph">
                <wp:posOffset>-173355</wp:posOffset>
              </wp:positionV>
              <wp:extent cx="6315075" cy="9525"/>
              <wp:effectExtent l="0" t="0" r="28575" b="28575"/>
              <wp:wrapNone/>
              <wp:docPr id="193" name="Straight Connector 193"/>
              <wp:cNvGraphicFramePr/>
              <a:graphic xmlns:a="http://schemas.openxmlformats.org/drawingml/2006/main">
                <a:graphicData uri="http://schemas.microsoft.com/office/word/2010/wordprocessingShape">
                  <wps:wsp>
                    <wps:cNvCnPr/>
                    <wps:spPr>
                      <a:xfrm>
                        <a:off x="0" y="0"/>
                        <a:ext cx="6315075" cy="9525"/>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EC0239A" id="Straight Connector 19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13.65pt" to="497.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" strokecolor="#002060" strokeweight=".5pt">
              <v:stroke joinstyle="miter"/>
            </v:line>
          </w:pict>
        </mc:Fallback>
      </mc:AlternateContent>
    </w:r>
    <w:r w:rsidR="00916DA0" w:rsidRPr="002D79BA">
      <w:rPr>
        <w:rFonts w:ascii="Arial" w:hAnsi="Arial" w:cs="Arial"/>
        <w:b/>
        <w:bCs/>
        <w:color w:val="808B94"/>
        <w:sz w:val="18"/>
        <w:szCs w:val="18"/>
      </w:rPr>
      <w:fldChar w:fldCharType="begin"/>
    </w:r>
    <w:r w:rsidR="00916DA0" w:rsidRPr="002D79BA">
      <w:rPr>
        <w:rFonts w:ascii="Arial" w:hAnsi="Arial" w:cs="Arial"/>
        <w:b/>
        <w:bCs/>
        <w:color w:val="808B94"/>
        <w:sz w:val="18"/>
        <w:szCs w:val="18"/>
      </w:rPr>
      <w:instrText xml:space="preserve"> PAGE  \* Arabic  \* MERGEFORMAT </w:instrText>
    </w:r>
    <w:r w:rsidR="00916DA0" w:rsidRPr="002D79BA">
      <w:rPr>
        <w:rFonts w:ascii="Arial" w:hAnsi="Arial" w:cs="Arial"/>
        <w:b/>
        <w:bCs/>
        <w:color w:val="808B94"/>
        <w:sz w:val="18"/>
        <w:szCs w:val="18"/>
      </w:rPr>
      <w:fldChar w:fldCharType="separate"/>
    </w:r>
    <w:r w:rsidR="00916DA0" w:rsidRPr="002D79BA">
      <w:rPr>
        <w:rFonts w:ascii="Arial" w:hAnsi="Arial" w:cs="Arial"/>
        <w:b/>
        <w:bCs/>
        <w:color w:val="808B94"/>
        <w:sz w:val="18"/>
        <w:szCs w:val="18"/>
      </w:rPr>
      <w:t>2</w:t>
    </w:r>
    <w:r w:rsidR="00916DA0" w:rsidRPr="002D79BA">
      <w:rPr>
        <w:rFonts w:ascii="Arial" w:hAnsi="Arial" w:cs="Arial"/>
        <w:b/>
        <w:bCs/>
        <w:color w:val="808B94"/>
        <w:sz w:val="18"/>
        <w:szCs w:val="18"/>
      </w:rPr>
      <w:fldChar w:fldCharType="end"/>
    </w:r>
    <w:r w:rsidR="00916DA0" w:rsidRPr="002D79BA">
      <w:rPr>
        <w:rFonts w:ascii="Arial" w:hAnsi="Arial" w:cs="Arial"/>
        <w:b/>
        <w:bCs/>
        <w:color w:val="808B94"/>
        <w:sz w:val="18"/>
        <w:szCs w:val="18"/>
      </w:rPr>
      <w:t xml:space="preserve"> of </w:t>
    </w:r>
    <w:r w:rsidR="00916DA0" w:rsidRPr="002D79BA">
      <w:rPr>
        <w:rFonts w:ascii="Arial" w:hAnsi="Arial" w:cs="Arial"/>
        <w:b/>
        <w:bCs/>
        <w:color w:val="808B94"/>
        <w:sz w:val="18"/>
        <w:szCs w:val="18"/>
      </w:rPr>
      <w:fldChar w:fldCharType="begin"/>
    </w:r>
    <w:r w:rsidR="00916DA0" w:rsidRPr="002D79BA">
      <w:rPr>
        <w:rFonts w:ascii="Arial" w:hAnsi="Arial" w:cs="Arial"/>
        <w:b/>
        <w:bCs/>
        <w:color w:val="808B94"/>
        <w:sz w:val="18"/>
        <w:szCs w:val="18"/>
      </w:rPr>
      <w:instrText xml:space="preserve"> NUMPAGES  \* Arabic  \* MERGEFORMAT </w:instrText>
    </w:r>
    <w:r w:rsidR="00916DA0" w:rsidRPr="002D79BA">
      <w:rPr>
        <w:rFonts w:ascii="Arial" w:hAnsi="Arial" w:cs="Arial"/>
        <w:b/>
        <w:bCs/>
        <w:color w:val="808B94"/>
        <w:sz w:val="18"/>
        <w:szCs w:val="18"/>
      </w:rPr>
      <w:fldChar w:fldCharType="separate"/>
    </w:r>
    <w:r w:rsidR="00916DA0" w:rsidRPr="002D79BA">
      <w:rPr>
        <w:rFonts w:ascii="Arial" w:hAnsi="Arial" w:cs="Arial"/>
        <w:b/>
        <w:bCs/>
        <w:color w:val="808B94"/>
        <w:sz w:val="18"/>
        <w:szCs w:val="18"/>
      </w:rPr>
      <w:t>3</w:t>
    </w:r>
    <w:r w:rsidR="00916DA0" w:rsidRPr="002D79BA">
      <w:rPr>
        <w:rFonts w:ascii="Arial" w:hAnsi="Arial" w:cs="Arial"/>
        <w:b/>
        <w:bCs/>
        <w:color w:val="808B94"/>
        <w:sz w:val="18"/>
        <w:szCs w:val="18"/>
      </w:rPr>
      <w:fldChar w:fldCharType="end"/>
    </w:r>
    <w:r w:rsidR="00916DA0" w:rsidRPr="002D79BA">
      <w:rPr>
        <w:rFonts w:ascii="Arial" w:hAnsi="Arial" w:cs="Arial"/>
        <w:b/>
        <w:bCs/>
        <w:color w:val="808B94"/>
        <w:sz w:val="18"/>
        <w:szCs w:val="18"/>
      </w:rPr>
      <w:t xml:space="preserve"> </w:t>
    </w:r>
    <w:r w:rsidR="00916DA0" w:rsidRPr="002D79BA">
      <w:rPr>
        <w:rFonts w:ascii="Arial" w:hAnsi="Arial" w:cs="Arial"/>
        <w:b/>
        <w:bCs/>
        <w:color w:val="808B94"/>
        <w:sz w:val="18"/>
        <w:szCs w:val="18"/>
      </w:rPr>
      <w:tab/>
    </w:r>
    <w:r w:rsidR="002D79BA">
      <w:rPr>
        <w:rFonts w:ascii="Arial" w:hAnsi="Arial" w:cs="Arial"/>
        <w:b/>
        <w:bCs/>
        <w:color w:val="808B94"/>
        <w:sz w:val="18"/>
        <w:szCs w:val="18"/>
      </w:rPr>
      <w:tab/>
    </w:r>
    <w:r w:rsidR="00916DA0" w:rsidRPr="002D79BA">
      <w:rPr>
        <w:rFonts w:ascii="Arial" w:hAnsi="Arial" w:cs="Arial"/>
        <w:b/>
        <w:bCs/>
        <w:color w:val="808B94"/>
        <w:sz w:val="18"/>
        <w:szCs w:val="18"/>
      </w:rPr>
      <w:t>Bernhard Schulte Shipmanagement</w:t>
    </w:r>
  </w:p>
  <w:p w14:paraId="403E4D81" w14:textId="1C1075E8" w:rsidR="00916DA0" w:rsidRPr="00CD6235" w:rsidRDefault="00916DA0" w:rsidP="00916DA0">
    <w:pPr>
      <w:pStyle w:val="Footer"/>
      <w:spacing w:line="180" w:lineRule="atLeast"/>
      <w:rPr>
        <w:rFonts w:ascii="Arial" w:hAnsi="Arial" w:cs="Arial"/>
        <w:color w:val="808B94"/>
        <w:sz w:val="16"/>
        <w:szCs w:val="16"/>
      </w:rPr>
    </w:pPr>
    <w:r w:rsidRPr="00CD6235">
      <w:rPr>
        <w:rFonts w:ascii="Arial" w:hAnsi="Arial" w:cs="Arial"/>
        <w:noProof/>
        <w:color w:val="808B94"/>
        <w:sz w:val="16"/>
        <w:szCs w:val="16"/>
      </w:rPr>
      <mc:AlternateContent>
        <mc:Choice Requires="wps">
          <w:drawing>
            <wp:anchor distT="0" distB="0" distL="114300" distR="114300" simplePos="0" relativeHeight="251658240" behindDoc="0" locked="1" layoutInCell="1" allowOverlap="1" wp14:anchorId="6BAD4AF5" wp14:editId="38C9C501">
              <wp:simplePos x="0" y="0"/>
              <wp:positionH relativeFrom="page">
                <wp:posOffset>-450215</wp:posOffset>
              </wp:positionH>
              <wp:positionV relativeFrom="page">
                <wp:posOffset>1134745</wp:posOffset>
              </wp:positionV>
              <wp:extent cx="8297545" cy="0"/>
              <wp:effectExtent l="0" t="0" r="0" b="0"/>
              <wp:wrapNone/>
              <wp:docPr id="278" name="Straight Connector 278"/>
              <wp:cNvGraphicFramePr/>
              <a:graphic xmlns:a="http://schemas.openxmlformats.org/drawingml/2006/main">
                <a:graphicData uri="http://schemas.microsoft.com/office/word/2010/wordprocessingShape">
                  <wps:wsp>
                    <wps:cNvCnPr/>
                    <wps:spPr>
                      <a:xfrm>
                        <a:off x="0" y="0"/>
                        <a:ext cx="8297545" cy="0"/>
                      </a:xfrm>
                      <a:prstGeom prst="line">
                        <a:avLst/>
                      </a:prstGeom>
                      <a:ln w="25400">
                        <a:solidFill>
                          <a:srgbClr val="00396F"/>
                        </a:solidFill>
                        <a:beve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04A85BC2" id="Straight Connector 278" o:spid="_x0000_s1026" style="position:absolute;z-index:2516572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35.45pt,89.35pt" to="617.9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" strokecolor="#00396f" strokeweight="2pt">
              <v:stroke joinstyle="bevel"/>
              <w10:wrap anchorx="page" anchory="page"/>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834CA" w14:textId="226012A6" w:rsidR="00916DA0" w:rsidRDefault="00F6319D" w:rsidP="00F45966">
    <w:pPr>
      <w:pStyle w:val="Footer"/>
    </w:pPr>
    <w:r w:rsidRPr="00EF0198">
      <w:rPr>
        <w:noProof/>
      </w:rPr>
      <w:drawing>
        <wp:anchor distT="0" distB="0" distL="114300" distR="114300" simplePos="0" relativeHeight="251658241" behindDoc="0" locked="0" layoutInCell="1" allowOverlap="1" wp14:anchorId="1DE922F7" wp14:editId="5AB83A54">
          <wp:simplePos x="0" y="0"/>
          <wp:positionH relativeFrom="margin">
            <wp:align>right</wp:align>
          </wp:positionH>
          <wp:positionV relativeFrom="bottomMargin">
            <wp:align>top</wp:align>
          </wp:positionV>
          <wp:extent cx="957580" cy="377190"/>
          <wp:effectExtent l="0" t="0" r="0" b="3810"/>
          <wp:wrapNone/>
          <wp:docPr id="1188414853" name="Picture 1188414853">
            <a:extLst xmlns:a="http://schemas.openxmlformats.org/drawingml/2006/main">
              <a:ext uri="{FF2B5EF4-FFF2-40B4-BE49-F238E27FC236}">
                <a16:creationId xmlns:a16="http://schemas.microsoft.com/office/drawing/2014/main" id="{9C2741ED-3EF6-4048-A3AB-3B37326FF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a:extLst>
                      <a:ext uri="{FF2B5EF4-FFF2-40B4-BE49-F238E27FC236}">
                        <a16:creationId xmlns:a16="http://schemas.microsoft.com/office/drawing/2014/main" id="{9C2741ED-3EF6-4048-A3AB-3B37326FFFA4}"/>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gray">
                  <a:xfrm>
                    <a:off x="0" y="0"/>
                    <a:ext cx="957580" cy="377190"/>
                  </a:xfrm>
                  <a:prstGeom prst="rect">
                    <a:avLst/>
                  </a:prstGeom>
                </pic:spPr>
              </pic:pic>
            </a:graphicData>
          </a:graphic>
          <wp14:sizeRelH relativeFrom="page">
            <wp14:pctWidth>0</wp14:pctWidth>
          </wp14:sizeRelH>
          <wp14:sizeRelV relativeFrom="page">
            <wp14:pctHeight>0</wp14:pctHeight>
          </wp14:sizeRelV>
        </wp:anchor>
      </w:drawing>
    </w:r>
    <w:r w:rsidR="003758D9" w:rsidRPr="00985A1A">
      <w:rPr>
        <w:noProof/>
      </w:rPr>
      <w:drawing>
        <wp:anchor distT="0" distB="0" distL="114300" distR="114300" simplePos="0" relativeHeight="251658242" behindDoc="0" locked="0" layoutInCell="1" allowOverlap="1" wp14:anchorId="3B446528" wp14:editId="00A7DBF4">
          <wp:simplePos x="0" y="0"/>
          <wp:positionH relativeFrom="margin">
            <wp:align>left</wp:align>
          </wp:positionH>
          <wp:positionV relativeFrom="page">
            <wp:posOffset>9915525</wp:posOffset>
          </wp:positionV>
          <wp:extent cx="2676525" cy="135890"/>
          <wp:effectExtent l="0" t="0" r="9525" b="0"/>
          <wp:wrapNone/>
          <wp:docPr id="1240620924" name="Picture 1240620924">
            <a:extLst xmlns:a="http://schemas.openxmlformats.org/drawingml/2006/main">
              <a:ext uri="{FF2B5EF4-FFF2-40B4-BE49-F238E27FC236}">
                <a16:creationId xmlns:a16="http://schemas.microsoft.com/office/drawing/2014/main" id="{87A72037-8386-4802-A79A-1475FB0CE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a:extLst>
                      <a:ext uri="{FF2B5EF4-FFF2-40B4-BE49-F238E27FC236}">
                        <a16:creationId xmlns:a16="http://schemas.microsoft.com/office/drawing/2014/main" id="{87A72037-8386-4802-A79A-1475FB0CEA87}"/>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gray">
                  <a:xfrm>
                    <a:off x="0" y="0"/>
                    <a:ext cx="2676525" cy="1358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092A4" w14:textId="77777777" w:rsidR="001F7F08" w:rsidRDefault="001F7F08" w:rsidP="00DD1D73">
      <w:pPr>
        <w:spacing w:after="0" w:line="240" w:lineRule="auto"/>
      </w:pPr>
      <w:r>
        <w:separator/>
      </w:r>
    </w:p>
  </w:footnote>
  <w:footnote w:type="continuationSeparator" w:id="0">
    <w:p w14:paraId="3B749610" w14:textId="77777777" w:rsidR="001F7F08" w:rsidRDefault="001F7F08" w:rsidP="00DD1D73">
      <w:pPr>
        <w:spacing w:after="0" w:line="240" w:lineRule="auto"/>
      </w:pPr>
      <w:r>
        <w:continuationSeparator/>
      </w:r>
    </w:p>
  </w:footnote>
  <w:footnote w:type="continuationNotice" w:id="1">
    <w:p w14:paraId="5AF8E7E1" w14:textId="77777777" w:rsidR="001F7F08" w:rsidRDefault="001F7F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1201" w14:textId="77777777" w:rsidR="008D4280" w:rsidRDefault="008D4280" w:rsidP="00916DA0">
    <w:pPr>
      <w:spacing w:line="216" w:lineRule="auto"/>
      <w:rPr>
        <w:rFonts w:ascii="Arial" w:hAnsi="Arial" w:cs="Arial"/>
        <w:color w:val="00396F"/>
        <w:sz w:val="28"/>
        <w:szCs w:val="28"/>
      </w:rPr>
    </w:pPr>
  </w:p>
  <w:p w14:paraId="549920FF" w14:textId="258493C7" w:rsidR="00916DA0" w:rsidRPr="00DD4A0D" w:rsidRDefault="00230DB6" w:rsidP="00916DA0">
    <w:pPr>
      <w:spacing w:line="216" w:lineRule="auto"/>
      <w:rPr>
        <w:rFonts w:ascii="Arial" w:hAnsi="Arial" w:cs="Arial"/>
        <w:color w:val="00396F"/>
        <w:sz w:val="28"/>
        <w:szCs w:val="28"/>
      </w:rPr>
    </w:pPr>
    <w:r w:rsidRPr="00DD4A0D">
      <w:rPr>
        <w:rFonts w:ascii="Arial" w:hAnsi="Arial" w:cs="Arial"/>
        <w:color w:val="00396F"/>
        <w:sz w:val="28"/>
        <w:szCs w:val="28"/>
      </w:rPr>
      <w:t>Fleet Performance Centre</w:t>
    </w:r>
  </w:p>
  <w:p w14:paraId="53527FEB" w14:textId="6F1AB390" w:rsidR="00230DB6" w:rsidRPr="00DD4A0D" w:rsidRDefault="00C454ED" w:rsidP="00916DA0">
    <w:pPr>
      <w:spacing w:line="216" w:lineRule="auto"/>
      <w:rPr>
        <w:rFonts w:ascii="Arial" w:hAnsi="Arial" w:cs="Arial"/>
        <w:color w:val="00396F"/>
        <w:sz w:val="28"/>
        <w:szCs w:val="28"/>
      </w:rPr>
    </w:pPr>
    <w:r>
      <w:rPr>
        <w:rFonts w:ascii="Arial" w:hAnsi="Arial" w:cs="Arial"/>
        <w:color w:val="00396F"/>
        <w:sz w:val="28"/>
        <w:szCs w:val="28"/>
      </w:rPr>
      <w:t>Performance</w:t>
    </w:r>
    <w:r w:rsidR="00230DB6" w:rsidRPr="00DD4A0D">
      <w:rPr>
        <w:rFonts w:ascii="Arial" w:hAnsi="Arial" w:cs="Arial"/>
        <w:color w:val="00396F"/>
        <w:sz w:val="28"/>
        <w:szCs w:val="28"/>
      </w:rPr>
      <w:t xml:space="preserve">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B7FF3" w14:textId="6A12277A" w:rsidR="00916DA0" w:rsidRPr="0036422E" w:rsidRDefault="006476DD" w:rsidP="0036422E">
    <w:pPr>
      <w:pStyle w:val="Header"/>
      <w:ind w:left="-709"/>
    </w:pPr>
    <w:r>
      <w:rPr>
        <w:noProof/>
      </w:rPr>
      <w:drawing>
        <wp:inline distT="0" distB="0" distL="0" distR="0" wp14:anchorId="558156AD" wp14:editId="18D11FA0">
          <wp:extent cx="7556500" cy="4540885"/>
          <wp:effectExtent l="0" t="0" r="6350" b="0"/>
          <wp:docPr id="1298224319" name="Picture 129822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24319" name="Picture 1298224319"/>
                  <pic:cNvPicPr/>
                </pic:nvPicPr>
                <pic:blipFill>
                  <a:blip r:embed="rId1">
                    <a:extLst>
                      <a:ext uri="{28A0092B-C50C-407E-A947-70E740481C1C}">
                        <a14:useLocalDpi xmlns:a14="http://schemas.microsoft.com/office/drawing/2010/main" val="0"/>
                      </a:ext>
                    </a:extLst>
                  </a:blip>
                  <a:stretch>
                    <a:fillRect/>
                  </a:stretch>
                </pic:blipFill>
                <pic:spPr>
                  <a:xfrm>
                    <a:off x="0" y="0"/>
                    <a:ext cx="7580079" cy="4555054"/>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vC6CHx5WfoaEMw" int2:id="AefCQ2Go">
      <int2:state int2:value="Rejected" int2:type="AugLoop_Text_Critique"/>
    </int2:textHash>
    <int2:textHash int2:hashCode="JBDPkS9ciPFMer" int2:id="DK2h4LNo">
      <int2:state int2:value="Rejected" int2:type="LegacyProofing"/>
    </int2:textHash>
    <int2:textHash int2:hashCode="TSCAwaan35nijE" int2:id="ExfBPlPq">
      <int2:state int2:value="Rejected" int2:type="LegacyProofing"/>
    </int2:textHash>
    <int2:textHash int2:hashCode="uam1+iaY3Emq65" int2:id="J2vchAch">
      <int2:state int2:value="Rejected" int2:type="LegacyProofing"/>
    </int2:textHash>
    <int2:textHash int2:hashCode="SFRtGNKdW2FvHL" int2:id="JTDIbflb">
      <int2:state int2:value="Rejected" int2:type="LegacyProofing"/>
    </int2:textHash>
    <int2:textHash int2:hashCode="gUCLTuSJWqqoZx" int2:id="Lguvdtlw">
      <int2:state int2:value="Rejected" int2:type="LegacyProofing"/>
    </int2:textHash>
    <int2:textHash int2:hashCode="esiI5ByNmtGHAL" int2:id="OBBbuWru">
      <int2:state int2:value="Rejected" int2:type="LegacyProofing"/>
    </int2:textHash>
    <int2:textHash int2:hashCode="968J6tU8V/lN0m" int2:id="Y0id0ssa">
      <int2:state int2:value="Rejected" int2:type="AugLoop_Text_Critique"/>
    </int2:textHash>
    <int2:textHash int2:hashCode="SeHgg8t6F+3ow0" int2:id="fWMuuxy3">
      <int2:state int2:value="Rejected" int2:type="LegacyProofing"/>
    </int2:textHash>
    <int2:textHash int2:hashCode="kyvYmTyiSvjuSU" int2:id="hQcJIY11">
      <int2:state int2:value="Rejected" int2:type="AugLoop_Text_Critique"/>
    </int2:textHash>
    <int2:textHash int2:hashCode="wja/eKPeLUZ+CE" int2:id="pqq3Tct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D3498"/>
    <w:multiLevelType w:val="multilevel"/>
    <w:tmpl w:val="773813C0"/>
    <w:styleLink w:val="ProcedureList"/>
    <w:lvl w:ilvl="0">
      <w:start w:val="1"/>
      <w:numFmt w:val="decimal"/>
      <w:pStyle w:val="Procedure1stLevel"/>
      <w:lvlText w:val="%1)"/>
      <w:lvlJc w:val="left"/>
      <w:pPr>
        <w:ind w:left="37" w:hanging="397"/>
      </w:pPr>
      <w:rPr>
        <w:rFonts w:hint="default"/>
      </w:rPr>
    </w:lvl>
    <w:lvl w:ilvl="1">
      <w:start w:val="1"/>
      <w:numFmt w:val="lowerLetter"/>
      <w:pStyle w:val="Procedure2ndLevel"/>
      <w:lvlText w:val="%2)"/>
      <w:lvlJc w:val="left"/>
      <w:pPr>
        <w:ind w:left="360" w:hanging="363"/>
      </w:pPr>
      <w:rPr>
        <w:rFonts w:hint="default"/>
      </w:rPr>
    </w:lvl>
    <w:lvl w:ilvl="2">
      <w:start w:val="7"/>
      <w:numFmt w:val="bullet"/>
      <w:pStyle w:val="Procedure3rdLevel"/>
      <w:lvlText w:val="-"/>
      <w:lvlJc w:val="left"/>
      <w:pPr>
        <w:ind w:left="717" w:hanging="363"/>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ind w:left="1074" w:hanging="363"/>
      </w:pPr>
      <w:rPr>
        <w:rFonts w:hint="default"/>
      </w:rPr>
    </w:lvl>
    <w:lvl w:ilvl="4">
      <w:start w:val="1"/>
      <w:numFmt w:val="lowerLetter"/>
      <w:lvlText w:val="(%5)"/>
      <w:lvlJc w:val="left"/>
      <w:pPr>
        <w:ind w:left="1431" w:hanging="363"/>
      </w:pPr>
      <w:rPr>
        <w:rFonts w:hint="default"/>
      </w:rPr>
    </w:lvl>
    <w:lvl w:ilvl="5">
      <w:start w:val="1"/>
      <w:numFmt w:val="lowerRoman"/>
      <w:lvlText w:val="(%6)"/>
      <w:lvlJc w:val="left"/>
      <w:pPr>
        <w:ind w:left="1788" w:hanging="363"/>
      </w:pPr>
      <w:rPr>
        <w:rFonts w:hint="default"/>
      </w:rPr>
    </w:lvl>
    <w:lvl w:ilvl="6">
      <w:start w:val="1"/>
      <w:numFmt w:val="decimal"/>
      <w:lvlText w:val="%7."/>
      <w:lvlJc w:val="left"/>
      <w:pPr>
        <w:ind w:left="2145" w:hanging="363"/>
      </w:pPr>
      <w:rPr>
        <w:rFonts w:hint="default"/>
      </w:rPr>
    </w:lvl>
    <w:lvl w:ilvl="7">
      <w:start w:val="1"/>
      <w:numFmt w:val="lowerLetter"/>
      <w:lvlText w:val="%8."/>
      <w:lvlJc w:val="left"/>
      <w:pPr>
        <w:ind w:left="2502" w:hanging="363"/>
      </w:pPr>
      <w:rPr>
        <w:rFonts w:hint="default"/>
      </w:rPr>
    </w:lvl>
    <w:lvl w:ilvl="8">
      <w:start w:val="1"/>
      <w:numFmt w:val="lowerRoman"/>
      <w:lvlText w:val="%9."/>
      <w:lvlJc w:val="left"/>
      <w:pPr>
        <w:ind w:left="2859" w:hanging="363"/>
      </w:pPr>
      <w:rPr>
        <w:rFonts w:hint="default"/>
      </w:rPr>
    </w:lvl>
  </w:abstractNum>
  <w:abstractNum w:abstractNumId="1" w15:restartNumberingAfterBreak="0">
    <w:nsid w:val="06DD6CD1"/>
    <w:multiLevelType w:val="hybridMultilevel"/>
    <w:tmpl w:val="B1A477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2D680D"/>
    <w:multiLevelType w:val="multilevel"/>
    <w:tmpl w:val="33082A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F3139"/>
    <w:multiLevelType w:val="multilevel"/>
    <w:tmpl w:val="78A48F86"/>
    <w:lvl w:ilvl="0">
      <w:start w:val="1"/>
      <w:numFmt w:val="decimal"/>
      <w:lvlText w:val="%1"/>
      <w:lvlJc w:val="left"/>
      <w:pPr>
        <w:tabs>
          <w:tab w:val="num" w:pos="720"/>
        </w:tabs>
        <w:ind w:left="720" w:hanging="360"/>
      </w:pPr>
      <w:rPr>
        <w:rFonts w:ascii="Arial" w:eastAsia="Calibri"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741DD"/>
    <w:multiLevelType w:val="hybridMultilevel"/>
    <w:tmpl w:val="EDEE68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1E5AFC"/>
    <w:multiLevelType w:val="hybridMultilevel"/>
    <w:tmpl w:val="88D4CE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6451C57"/>
    <w:multiLevelType w:val="multilevel"/>
    <w:tmpl w:val="8674A8AA"/>
    <w:lvl w:ilvl="0">
      <w:start w:val="1"/>
      <w:numFmt w:val="decimal"/>
      <w:lvlText w:val="%1."/>
      <w:lvlJc w:val="left"/>
      <w:pPr>
        <w:ind w:left="502"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193" w:hanging="1080"/>
      </w:pPr>
      <w:rPr>
        <w:rFonts w:hint="default"/>
      </w:rPr>
    </w:lvl>
    <w:lvl w:ilvl="3">
      <w:start w:val="1"/>
      <w:numFmt w:val="decimal"/>
      <w:isLgl/>
      <w:lvlText w:val="%1.%2.%3.%4"/>
      <w:lvlJc w:val="left"/>
      <w:pPr>
        <w:ind w:left="1553" w:hanging="1440"/>
      </w:pPr>
      <w:rPr>
        <w:rFonts w:hint="default"/>
      </w:rPr>
    </w:lvl>
    <w:lvl w:ilvl="4">
      <w:start w:val="1"/>
      <w:numFmt w:val="decimal"/>
      <w:isLgl/>
      <w:lvlText w:val="%1.%2.%3.%4.%5"/>
      <w:lvlJc w:val="left"/>
      <w:pPr>
        <w:ind w:left="1553" w:hanging="1440"/>
      </w:pPr>
      <w:rPr>
        <w:rFonts w:hint="default"/>
      </w:rPr>
    </w:lvl>
    <w:lvl w:ilvl="5">
      <w:start w:val="1"/>
      <w:numFmt w:val="decimal"/>
      <w:isLgl/>
      <w:lvlText w:val="%1.%2.%3.%4.%5.%6"/>
      <w:lvlJc w:val="left"/>
      <w:pPr>
        <w:ind w:left="1913" w:hanging="1800"/>
      </w:pPr>
      <w:rPr>
        <w:rFonts w:hint="default"/>
      </w:rPr>
    </w:lvl>
    <w:lvl w:ilvl="6">
      <w:start w:val="1"/>
      <w:numFmt w:val="decimal"/>
      <w:isLgl/>
      <w:lvlText w:val="%1.%2.%3.%4.%5.%6.%7"/>
      <w:lvlJc w:val="left"/>
      <w:pPr>
        <w:ind w:left="2273" w:hanging="2160"/>
      </w:pPr>
      <w:rPr>
        <w:rFonts w:hint="default"/>
      </w:rPr>
    </w:lvl>
    <w:lvl w:ilvl="7">
      <w:start w:val="1"/>
      <w:numFmt w:val="decimal"/>
      <w:isLgl/>
      <w:lvlText w:val="%1.%2.%3.%4.%5.%6.%7.%8"/>
      <w:lvlJc w:val="left"/>
      <w:pPr>
        <w:ind w:left="2633" w:hanging="2520"/>
      </w:pPr>
      <w:rPr>
        <w:rFonts w:hint="default"/>
      </w:rPr>
    </w:lvl>
    <w:lvl w:ilvl="8">
      <w:start w:val="1"/>
      <w:numFmt w:val="decimal"/>
      <w:isLgl/>
      <w:lvlText w:val="%1.%2.%3.%4.%5.%6.%7.%8.%9"/>
      <w:lvlJc w:val="left"/>
      <w:pPr>
        <w:ind w:left="2993" w:hanging="2880"/>
      </w:pPr>
      <w:rPr>
        <w:rFonts w:hint="default"/>
      </w:rPr>
    </w:lvl>
  </w:abstractNum>
  <w:abstractNum w:abstractNumId="7" w15:restartNumberingAfterBreak="0">
    <w:nsid w:val="17B52597"/>
    <w:multiLevelType w:val="hybridMultilevel"/>
    <w:tmpl w:val="954E73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3B722A"/>
    <w:multiLevelType w:val="hybridMultilevel"/>
    <w:tmpl w:val="3B8E2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D740EC"/>
    <w:multiLevelType w:val="multilevel"/>
    <w:tmpl w:val="9BDAAA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EF1404"/>
    <w:multiLevelType w:val="hybridMultilevel"/>
    <w:tmpl w:val="C718957A"/>
    <w:lvl w:ilvl="0" w:tplc="F72E4F64">
      <w:start w:val="1"/>
      <w:numFmt w:val="lowerLetter"/>
      <w:lvlText w:val="%1."/>
      <w:lvlJc w:val="left"/>
      <w:pPr>
        <w:ind w:left="720" w:hanging="360"/>
      </w:pPr>
      <w:rPr>
        <w:rFonts w:ascii="Arial" w:hAnsi="Arial" w:cs="Arial" w:hint="default"/>
      </w:rPr>
    </w:lvl>
    <w:lvl w:ilvl="1" w:tplc="F56E0B4A">
      <w:start w:val="1"/>
      <w:numFmt w:val="lowerLetter"/>
      <w:lvlText w:val="%2."/>
      <w:lvlJc w:val="left"/>
      <w:pPr>
        <w:ind w:left="1440" w:hanging="360"/>
      </w:pPr>
    </w:lvl>
    <w:lvl w:ilvl="2" w:tplc="96C20AF4">
      <w:start w:val="1"/>
      <w:numFmt w:val="lowerRoman"/>
      <w:lvlText w:val="%3."/>
      <w:lvlJc w:val="right"/>
      <w:pPr>
        <w:ind w:left="2160" w:hanging="180"/>
      </w:pPr>
    </w:lvl>
    <w:lvl w:ilvl="3" w:tplc="6E621166">
      <w:start w:val="1"/>
      <w:numFmt w:val="decimal"/>
      <w:lvlText w:val="%4."/>
      <w:lvlJc w:val="left"/>
      <w:pPr>
        <w:ind w:left="2880" w:hanging="360"/>
      </w:pPr>
    </w:lvl>
    <w:lvl w:ilvl="4" w:tplc="D17615B2">
      <w:start w:val="1"/>
      <w:numFmt w:val="lowerLetter"/>
      <w:lvlText w:val="%5."/>
      <w:lvlJc w:val="left"/>
      <w:pPr>
        <w:ind w:left="3600" w:hanging="360"/>
      </w:pPr>
    </w:lvl>
    <w:lvl w:ilvl="5" w:tplc="A72E0240">
      <w:start w:val="1"/>
      <w:numFmt w:val="lowerRoman"/>
      <w:lvlText w:val="%6."/>
      <w:lvlJc w:val="right"/>
      <w:pPr>
        <w:ind w:left="4320" w:hanging="180"/>
      </w:pPr>
    </w:lvl>
    <w:lvl w:ilvl="6" w:tplc="8C74A038">
      <w:start w:val="1"/>
      <w:numFmt w:val="decimal"/>
      <w:lvlText w:val="%7."/>
      <w:lvlJc w:val="left"/>
      <w:pPr>
        <w:ind w:left="5040" w:hanging="360"/>
      </w:pPr>
    </w:lvl>
    <w:lvl w:ilvl="7" w:tplc="0AE41D6C">
      <w:start w:val="1"/>
      <w:numFmt w:val="lowerLetter"/>
      <w:lvlText w:val="%8."/>
      <w:lvlJc w:val="left"/>
      <w:pPr>
        <w:ind w:left="5760" w:hanging="360"/>
      </w:pPr>
    </w:lvl>
    <w:lvl w:ilvl="8" w:tplc="19EAAB4E">
      <w:start w:val="1"/>
      <w:numFmt w:val="lowerRoman"/>
      <w:lvlText w:val="%9."/>
      <w:lvlJc w:val="right"/>
      <w:pPr>
        <w:ind w:left="6480" w:hanging="180"/>
      </w:pPr>
    </w:lvl>
  </w:abstractNum>
  <w:abstractNum w:abstractNumId="11" w15:restartNumberingAfterBreak="0">
    <w:nsid w:val="1DA6226F"/>
    <w:multiLevelType w:val="hybridMultilevel"/>
    <w:tmpl w:val="4EC43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276F72"/>
    <w:multiLevelType w:val="hybridMultilevel"/>
    <w:tmpl w:val="4C82A4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3723F"/>
    <w:multiLevelType w:val="multilevel"/>
    <w:tmpl w:val="70B8D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342D1F"/>
    <w:multiLevelType w:val="multilevel"/>
    <w:tmpl w:val="85A6D35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4824FA"/>
    <w:multiLevelType w:val="hybridMultilevel"/>
    <w:tmpl w:val="730AE49C"/>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4D539E"/>
    <w:multiLevelType w:val="multilevel"/>
    <w:tmpl w:val="3E3E537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7" w15:restartNumberingAfterBreak="0">
    <w:nsid w:val="30501996"/>
    <w:multiLevelType w:val="hybridMultilevel"/>
    <w:tmpl w:val="84A65A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086A4C8"/>
    <w:multiLevelType w:val="hybridMultilevel"/>
    <w:tmpl w:val="FFFFFFFF"/>
    <w:lvl w:ilvl="0" w:tplc="A07C61A4">
      <w:start w:val="1"/>
      <w:numFmt w:val="upperLetter"/>
      <w:lvlText w:val="%1."/>
      <w:lvlJc w:val="left"/>
      <w:pPr>
        <w:ind w:left="720" w:hanging="360"/>
      </w:pPr>
    </w:lvl>
    <w:lvl w:ilvl="1" w:tplc="2F148470">
      <w:start w:val="1"/>
      <w:numFmt w:val="lowerLetter"/>
      <w:lvlText w:val="%2."/>
      <w:lvlJc w:val="left"/>
      <w:pPr>
        <w:ind w:left="1440" w:hanging="360"/>
      </w:pPr>
    </w:lvl>
    <w:lvl w:ilvl="2" w:tplc="40A2F166">
      <w:start w:val="1"/>
      <w:numFmt w:val="lowerRoman"/>
      <w:lvlText w:val="%3."/>
      <w:lvlJc w:val="right"/>
      <w:pPr>
        <w:ind w:left="2160" w:hanging="180"/>
      </w:pPr>
    </w:lvl>
    <w:lvl w:ilvl="3" w:tplc="6B562788">
      <w:start w:val="1"/>
      <w:numFmt w:val="decimal"/>
      <w:lvlText w:val="%4."/>
      <w:lvlJc w:val="left"/>
      <w:pPr>
        <w:ind w:left="2880" w:hanging="360"/>
      </w:pPr>
    </w:lvl>
    <w:lvl w:ilvl="4" w:tplc="18D858C4">
      <w:start w:val="1"/>
      <w:numFmt w:val="lowerLetter"/>
      <w:lvlText w:val="%5."/>
      <w:lvlJc w:val="left"/>
      <w:pPr>
        <w:ind w:left="3600" w:hanging="360"/>
      </w:pPr>
    </w:lvl>
    <w:lvl w:ilvl="5" w:tplc="B2D62A9A">
      <w:start w:val="1"/>
      <w:numFmt w:val="lowerRoman"/>
      <w:lvlText w:val="%6."/>
      <w:lvlJc w:val="right"/>
      <w:pPr>
        <w:ind w:left="4320" w:hanging="180"/>
      </w:pPr>
    </w:lvl>
    <w:lvl w:ilvl="6" w:tplc="B4AA7AE4">
      <w:start w:val="1"/>
      <w:numFmt w:val="decimal"/>
      <w:lvlText w:val="%7."/>
      <w:lvlJc w:val="left"/>
      <w:pPr>
        <w:ind w:left="5040" w:hanging="360"/>
      </w:pPr>
    </w:lvl>
    <w:lvl w:ilvl="7" w:tplc="23BC3802">
      <w:start w:val="1"/>
      <w:numFmt w:val="lowerLetter"/>
      <w:lvlText w:val="%8."/>
      <w:lvlJc w:val="left"/>
      <w:pPr>
        <w:ind w:left="5760" w:hanging="360"/>
      </w:pPr>
    </w:lvl>
    <w:lvl w:ilvl="8" w:tplc="0CEACC42">
      <w:start w:val="1"/>
      <w:numFmt w:val="lowerRoman"/>
      <w:lvlText w:val="%9."/>
      <w:lvlJc w:val="right"/>
      <w:pPr>
        <w:ind w:left="6480" w:hanging="180"/>
      </w:pPr>
    </w:lvl>
  </w:abstractNum>
  <w:abstractNum w:abstractNumId="19" w15:restartNumberingAfterBreak="0">
    <w:nsid w:val="3A7153C9"/>
    <w:multiLevelType w:val="multilevel"/>
    <w:tmpl w:val="2F4AB3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4C4D68"/>
    <w:multiLevelType w:val="hybridMultilevel"/>
    <w:tmpl w:val="CA6626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B74E51"/>
    <w:multiLevelType w:val="hybridMultilevel"/>
    <w:tmpl w:val="9AA059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533D24"/>
    <w:multiLevelType w:val="hybridMultilevel"/>
    <w:tmpl w:val="9A66C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B12FCF"/>
    <w:multiLevelType w:val="multilevel"/>
    <w:tmpl w:val="773813C0"/>
    <w:numStyleLink w:val="ProcedureList"/>
  </w:abstractNum>
  <w:abstractNum w:abstractNumId="24" w15:restartNumberingAfterBreak="0">
    <w:nsid w:val="4549500B"/>
    <w:multiLevelType w:val="multilevel"/>
    <w:tmpl w:val="48542362"/>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87E5A38"/>
    <w:multiLevelType w:val="multilevel"/>
    <w:tmpl w:val="A46A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5D14AD"/>
    <w:multiLevelType w:val="multilevel"/>
    <w:tmpl w:val="C0B217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B41F58"/>
    <w:multiLevelType w:val="hybridMultilevel"/>
    <w:tmpl w:val="3D8EF332"/>
    <w:lvl w:ilvl="0" w:tplc="40090001">
      <w:start w:val="1"/>
      <w:numFmt w:val="bullet"/>
      <w:lvlText w:val=""/>
      <w:lvlJc w:val="left"/>
      <w:pPr>
        <w:ind w:left="720" w:hanging="360"/>
      </w:pPr>
      <w:rPr>
        <w:rFonts w:ascii="Symbol" w:hAnsi="Symbol" w:hint="default"/>
      </w:rPr>
    </w:lvl>
    <w:lvl w:ilvl="1" w:tplc="12E065A0">
      <w:start w:val="1"/>
      <w:numFmt w:val="bullet"/>
      <w:lvlText w:val="o"/>
      <w:lvlJc w:val="left"/>
      <w:pPr>
        <w:ind w:left="1440" w:hanging="360"/>
      </w:pPr>
      <w:rPr>
        <w:rFonts w:ascii="Courier New" w:hAnsi="Courier New" w:hint="default"/>
      </w:rPr>
    </w:lvl>
    <w:lvl w:ilvl="2" w:tplc="1FCC2716">
      <w:start w:val="1"/>
      <w:numFmt w:val="bullet"/>
      <w:lvlText w:val=""/>
      <w:lvlJc w:val="left"/>
      <w:pPr>
        <w:ind w:left="2160" w:hanging="360"/>
      </w:pPr>
      <w:rPr>
        <w:rFonts w:ascii="Wingdings" w:hAnsi="Wingdings" w:hint="default"/>
      </w:rPr>
    </w:lvl>
    <w:lvl w:ilvl="3" w:tplc="DC36A912">
      <w:start w:val="1"/>
      <w:numFmt w:val="bullet"/>
      <w:lvlText w:val=""/>
      <w:lvlJc w:val="left"/>
      <w:pPr>
        <w:ind w:left="2880" w:hanging="360"/>
      </w:pPr>
      <w:rPr>
        <w:rFonts w:ascii="Symbol" w:hAnsi="Symbol" w:hint="default"/>
      </w:rPr>
    </w:lvl>
    <w:lvl w:ilvl="4" w:tplc="C11AA44A">
      <w:start w:val="1"/>
      <w:numFmt w:val="bullet"/>
      <w:lvlText w:val="o"/>
      <w:lvlJc w:val="left"/>
      <w:pPr>
        <w:ind w:left="3600" w:hanging="360"/>
      </w:pPr>
      <w:rPr>
        <w:rFonts w:ascii="Courier New" w:hAnsi="Courier New" w:hint="default"/>
      </w:rPr>
    </w:lvl>
    <w:lvl w:ilvl="5" w:tplc="3D60E51C">
      <w:start w:val="1"/>
      <w:numFmt w:val="bullet"/>
      <w:lvlText w:val=""/>
      <w:lvlJc w:val="left"/>
      <w:pPr>
        <w:ind w:left="4320" w:hanging="360"/>
      </w:pPr>
      <w:rPr>
        <w:rFonts w:ascii="Wingdings" w:hAnsi="Wingdings" w:hint="default"/>
      </w:rPr>
    </w:lvl>
    <w:lvl w:ilvl="6" w:tplc="08A8590A">
      <w:start w:val="1"/>
      <w:numFmt w:val="bullet"/>
      <w:lvlText w:val=""/>
      <w:lvlJc w:val="left"/>
      <w:pPr>
        <w:ind w:left="5040" w:hanging="360"/>
      </w:pPr>
      <w:rPr>
        <w:rFonts w:ascii="Symbol" w:hAnsi="Symbol" w:hint="default"/>
      </w:rPr>
    </w:lvl>
    <w:lvl w:ilvl="7" w:tplc="46F6A6C6">
      <w:start w:val="1"/>
      <w:numFmt w:val="bullet"/>
      <w:lvlText w:val="o"/>
      <w:lvlJc w:val="left"/>
      <w:pPr>
        <w:ind w:left="5760" w:hanging="360"/>
      </w:pPr>
      <w:rPr>
        <w:rFonts w:ascii="Courier New" w:hAnsi="Courier New" w:hint="default"/>
      </w:rPr>
    </w:lvl>
    <w:lvl w:ilvl="8" w:tplc="8C24D068">
      <w:start w:val="1"/>
      <w:numFmt w:val="bullet"/>
      <w:lvlText w:val=""/>
      <w:lvlJc w:val="left"/>
      <w:pPr>
        <w:ind w:left="6480" w:hanging="360"/>
      </w:pPr>
      <w:rPr>
        <w:rFonts w:ascii="Wingdings" w:hAnsi="Wingdings" w:hint="default"/>
      </w:rPr>
    </w:lvl>
  </w:abstractNum>
  <w:abstractNum w:abstractNumId="28" w15:restartNumberingAfterBreak="0">
    <w:nsid w:val="558758E2"/>
    <w:multiLevelType w:val="multilevel"/>
    <w:tmpl w:val="1E949192"/>
    <w:styleLink w:val="Warning"/>
    <w:lvl w:ilvl="0">
      <w:start w:val="1"/>
      <w:numFmt w:val="none"/>
      <w:pStyle w:val="WarningText"/>
      <w:suff w:val="nothing"/>
      <w:lvlText w:val=""/>
      <w:lvlJc w:val="left"/>
      <w:pPr>
        <w:ind w:left="510" w:firstLine="0"/>
      </w:pPr>
      <w:rPr>
        <w:rFonts w:hint="default"/>
      </w:rPr>
    </w:lvl>
    <w:lvl w:ilvl="1">
      <w:start w:val="1"/>
      <w:numFmt w:val="decimal"/>
      <w:suff w:val="space"/>
      <w:lvlText w:val="%2)"/>
      <w:lvlJc w:val="left"/>
      <w:pPr>
        <w:ind w:left="510" w:firstLine="0"/>
      </w:pPr>
      <w:rPr>
        <w:rFonts w:hint="default"/>
      </w:rPr>
    </w:lvl>
    <w:lvl w:ilvl="2">
      <w:start w:val="1"/>
      <w:numFmt w:val="bullet"/>
      <w:suff w:val="space"/>
      <w:lvlText w:val=""/>
      <w:lvlJc w:val="left"/>
      <w:pPr>
        <w:ind w:left="510" w:firstLine="0"/>
      </w:pPr>
      <w:rPr>
        <w:rFonts w:ascii="Symbol" w:hAnsi="Symbol" w:hint="default"/>
      </w:rPr>
    </w:lvl>
    <w:lvl w:ilvl="3">
      <w:start w:val="1"/>
      <w:numFmt w:val="decimal"/>
      <w:lvlText w:val="(%4)"/>
      <w:lvlJc w:val="left"/>
      <w:pPr>
        <w:ind w:left="510" w:hanging="510"/>
      </w:pPr>
      <w:rPr>
        <w:rFonts w:hint="default"/>
      </w:rPr>
    </w:lvl>
    <w:lvl w:ilvl="4">
      <w:start w:val="1"/>
      <w:numFmt w:val="lowerLetter"/>
      <w:lvlText w:val="(%5)"/>
      <w:lvlJc w:val="left"/>
      <w:pPr>
        <w:ind w:left="510" w:hanging="510"/>
      </w:pPr>
      <w:rPr>
        <w:rFonts w:hint="default"/>
      </w:rPr>
    </w:lvl>
    <w:lvl w:ilvl="5">
      <w:start w:val="1"/>
      <w:numFmt w:val="lowerRoman"/>
      <w:lvlText w:val="(%6)"/>
      <w:lvlJc w:val="left"/>
      <w:pPr>
        <w:ind w:left="510" w:hanging="510"/>
      </w:pPr>
      <w:rPr>
        <w:rFonts w:hint="default"/>
      </w:rPr>
    </w:lvl>
    <w:lvl w:ilvl="6">
      <w:start w:val="1"/>
      <w:numFmt w:val="decimal"/>
      <w:lvlText w:val="%7."/>
      <w:lvlJc w:val="left"/>
      <w:pPr>
        <w:ind w:left="510" w:hanging="510"/>
      </w:pPr>
      <w:rPr>
        <w:rFonts w:hint="default"/>
      </w:rPr>
    </w:lvl>
    <w:lvl w:ilvl="7">
      <w:start w:val="1"/>
      <w:numFmt w:val="lowerLetter"/>
      <w:lvlText w:val="%8."/>
      <w:lvlJc w:val="left"/>
      <w:pPr>
        <w:ind w:left="510" w:hanging="510"/>
      </w:pPr>
      <w:rPr>
        <w:rFonts w:hint="default"/>
      </w:rPr>
    </w:lvl>
    <w:lvl w:ilvl="8">
      <w:start w:val="1"/>
      <w:numFmt w:val="lowerRoman"/>
      <w:lvlText w:val="%9."/>
      <w:lvlJc w:val="left"/>
      <w:pPr>
        <w:ind w:left="510" w:hanging="510"/>
      </w:pPr>
      <w:rPr>
        <w:rFonts w:hint="default"/>
      </w:rPr>
    </w:lvl>
  </w:abstractNum>
  <w:abstractNum w:abstractNumId="29" w15:restartNumberingAfterBreak="0">
    <w:nsid w:val="565E1C6D"/>
    <w:multiLevelType w:val="multilevel"/>
    <w:tmpl w:val="93FE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BC0A99"/>
    <w:multiLevelType w:val="hybridMultilevel"/>
    <w:tmpl w:val="90B4D4F4"/>
    <w:lvl w:ilvl="0" w:tplc="AC4C4DEC">
      <w:start w:val="1"/>
      <w:numFmt w:val="bullet"/>
      <w:lvlText w:val=""/>
      <w:lvlJc w:val="left"/>
      <w:pPr>
        <w:ind w:left="720" w:hanging="360"/>
      </w:pPr>
      <w:rPr>
        <w:rFonts w:ascii="Symbol" w:hAnsi="Symbol" w:hint="default"/>
        <w:strike w:val="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281254"/>
    <w:multiLevelType w:val="multilevel"/>
    <w:tmpl w:val="928A20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6063C0"/>
    <w:multiLevelType w:val="hybridMultilevel"/>
    <w:tmpl w:val="F0208E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1461117"/>
    <w:multiLevelType w:val="hybridMultilevel"/>
    <w:tmpl w:val="E708B5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EC6C90"/>
    <w:multiLevelType w:val="hybridMultilevel"/>
    <w:tmpl w:val="53FA0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88A3D5C"/>
    <w:multiLevelType w:val="hybridMultilevel"/>
    <w:tmpl w:val="6930C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CF0BC6"/>
    <w:multiLevelType w:val="hybridMultilevel"/>
    <w:tmpl w:val="0A92CC6A"/>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6F4172A2"/>
    <w:multiLevelType w:val="multilevel"/>
    <w:tmpl w:val="FA36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5B8EB5"/>
    <w:multiLevelType w:val="hybridMultilevel"/>
    <w:tmpl w:val="FFFFFFFF"/>
    <w:lvl w:ilvl="0" w:tplc="9560EFC4">
      <w:start w:val="1"/>
      <w:numFmt w:val="bullet"/>
      <w:lvlText w:val=""/>
      <w:lvlJc w:val="left"/>
      <w:pPr>
        <w:ind w:left="720" w:hanging="360"/>
      </w:pPr>
      <w:rPr>
        <w:rFonts w:ascii="Symbol" w:hAnsi="Symbol" w:hint="default"/>
      </w:rPr>
    </w:lvl>
    <w:lvl w:ilvl="1" w:tplc="B8CA9C52">
      <w:start w:val="1"/>
      <w:numFmt w:val="bullet"/>
      <w:lvlText w:val="o"/>
      <w:lvlJc w:val="left"/>
      <w:pPr>
        <w:ind w:left="1440" w:hanging="360"/>
      </w:pPr>
      <w:rPr>
        <w:rFonts w:ascii="Courier New" w:hAnsi="Courier New" w:hint="default"/>
      </w:rPr>
    </w:lvl>
    <w:lvl w:ilvl="2" w:tplc="A090268C">
      <w:start w:val="1"/>
      <w:numFmt w:val="bullet"/>
      <w:lvlText w:val=""/>
      <w:lvlJc w:val="left"/>
      <w:pPr>
        <w:ind w:left="2160" w:hanging="360"/>
      </w:pPr>
      <w:rPr>
        <w:rFonts w:ascii="Wingdings" w:hAnsi="Wingdings" w:hint="default"/>
      </w:rPr>
    </w:lvl>
    <w:lvl w:ilvl="3" w:tplc="54F6CC92">
      <w:start w:val="1"/>
      <w:numFmt w:val="bullet"/>
      <w:lvlText w:val=""/>
      <w:lvlJc w:val="left"/>
      <w:pPr>
        <w:ind w:left="2880" w:hanging="360"/>
      </w:pPr>
      <w:rPr>
        <w:rFonts w:ascii="Symbol" w:hAnsi="Symbol" w:hint="default"/>
      </w:rPr>
    </w:lvl>
    <w:lvl w:ilvl="4" w:tplc="95DA795C">
      <w:start w:val="1"/>
      <w:numFmt w:val="bullet"/>
      <w:lvlText w:val="o"/>
      <w:lvlJc w:val="left"/>
      <w:pPr>
        <w:ind w:left="3600" w:hanging="360"/>
      </w:pPr>
      <w:rPr>
        <w:rFonts w:ascii="Courier New" w:hAnsi="Courier New" w:hint="default"/>
      </w:rPr>
    </w:lvl>
    <w:lvl w:ilvl="5" w:tplc="5CC095D8">
      <w:start w:val="1"/>
      <w:numFmt w:val="bullet"/>
      <w:lvlText w:val=""/>
      <w:lvlJc w:val="left"/>
      <w:pPr>
        <w:ind w:left="4320" w:hanging="360"/>
      </w:pPr>
      <w:rPr>
        <w:rFonts w:ascii="Wingdings" w:hAnsi="Wingdings" w:hint="default"/>
      </w:rPr>
    </w:lvl>
    <w:lvl w:ilvl="6" w:tplc="119AB8E0">
      <w:start w:val="1"/>
      <w:numFmt w:val="bullet"/>
      <w:lvlText w:val=""/>
      <w:lvlJc w:val="left"/>
      <w:pPr>
        <w:ind w:left="5040" w:hanging="360"/>
      </w:pPr>
      <w:rPr>
        <w:rFonts w:ascii="Symbol" w:hAnsi="Symbol" w:hint="default"/>
      </w:rPr>
    </w:lvl>
    <w:lvl w:ilvl="7" w:tplc="DB7A5C2C">
      <w:start w:val="1"/>
      <w:numFmt w:val="bullet"/>
      <w:lvlText w:val="o"/>
      <w:lvlJc w:val="left"/>
      <w:pPr>
        <w:ind w:left="5760" w:hanging="360"/>
      </w:pPr>
      <w:rPr>
        <w:rFonts w:ascii="Courier New" w:hAnsi="Courier New" w:hint="default"/>
      </w:rPr>
    </w:lvl>
    <w:lvl w:ilvl="8" w:tplc="792ABC44">
      <w:start w:val="1"/>
      <w:numFmt w:val="bullet"/>
      <w:lvlText w:val=""/>
      <w:lvlJc w:val="left"/>
      <w:pPr>
        <w:ind w:left="6480" w:hanging="360"/>
      </w:pPr>
      <w:rPr>
        <w:rFonts w:ascii="Wingdings" w:hAnsi="Wingdings" w:hint="default"/>
      </w:rPr>
    </w:lvl>
  </w:abstractNum>
  <w:abstractNum w:abstractNumId="39" w15:restartNumberingAfterBreak="0">
    <w:nsid w:val="71924EEA"/>
    <w:multiLevelType w:val="hybridMultilevel"/>
    <w:tmpl w:val="7644A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956DAC"/>
    <w:multiLevelType w:val="hybridMultilevel"/>
    <w:tmpl w:val="20DC05D6"/>
    <w:lvl w:ilvl="0" w:tplc="AC4C4DEC">
      <w:start w:val="1"/>
      <w:numFmt w:val="bullet"/>
      <w:lvlText w:val=""/>
      <w:lvlJc w:val="left"/>
      <w:pPr>
        <w:ind w:left="720" w:hanging="360"/>
      </w:pPr>
      <w:rPr>
        <w:rFonts w:ascii="Symbol" w:hAnsi="Symbol" w:hint="default"/>
        <w:strike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E8E6246"/>
    <w:multiLevelType w:val="hybridMultilevel"/>
    <w:tmpl w:val="EB5A8D7A"/>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201871956">
    <w:abstractNumId w:val="24"/>
  </w:num>
  <w:num w:numId="2" w16cid:durableId="493378932">
    <w:abstractNumId w:val="0"/>
  </w:num>
  <w:num w:numId="3" w16cid:durableId="2038464480">
    <w:abstractNumId w:val="28"/>
  </w:num>
  <w:num w:numId="4" w16cid:durableId="2040620552">
    <w:abstractNumId w:val="28"/>
    <w:lvlOverride w:ilvl="0">
      <w:startOverride w:val="1"/>
    </w:lvlOverride>
    <w:lvlOverride w:ilvl="1">
      <w:startOverride w:val="8"/>
    </w:lvlOverride>
  </w:num>
  <w:num w:numId="5" w16cid:durableId="394742309">
    <w:abstractNumId w:val="36"/>
  </w:num>
  <w:num w:numId="6" w16cid:durableId="822814021">
    <w:abstractNumId w:val="17"/>
  </w:num>
  <w:num w:numId="7" w16cid:durableId="4944019">
    <w:abstractNumId w:val="23"/>
    <w:lvlOverride w:ilvl="0">
      <w:startOverride w:val="1"/>
      <w:lvl w:ilvl="0">
        <w:start w:val="1"/>
        <w:numFmt w:val="decimal"/>
        <w:pStyle w:val="Procedure1stLevel"/>
        <w:lvlText w:val="%1)"/>
        <w:lvlJc w:val="left"/>
        <w:pPr>
          <w:ind w:left="397" w:hanging="397"/>
        </w:pPr>
        <w:rPr>
          <w:rFonts w:hint="default"/>
        </w:rPr>
      </w:lvl>
    </w:lvlOverride>
    <w:lvlOverride w:ilvl="1">
      <w:startOverride w:val="1"/>
      <w:lvl w:ilvl="1">
        <w:start w:val="1"/>
        <w:numFmt w:val="lowerLetter"/>
        <w:pStyle w:val="Procedure2ndLevel"/>
        <w:lvlText w:val="%2)"/>
        <w:lvlJc w:val="left"/>
        <w:pPr>
          <w:ind w:left="720" w:hanging="363"/>
        </w:pPr>
        <w:rPr>
          <w:rFonts w:hint="default"/>
        </w:rPr>
      </w:lvl>
    </w:lvlOverride>
    <w:lvlOverride w:ilvl="2">
      <w:startOverride w:val="7"/>
      <w:lvl w:ilvl="2">
        <w:start w:val="7"/>
        <w:numFmt w:val="bullet"/>
        <w:pStyle w:val="Procedure3rdLevel"/>
        <w:lvlText w:val="-"/>
        <w:lvlJc w:val="left"/>
        <w:pPr>
          <w:ind w:left="1077" w:hanging="363"/>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Override>
    <w:lvlOverride w:ilvl="3">
      <w:startOverride w:val="1"/>
      <w:lvl w:ilvl="3">
        <w:start w:val="1"/>
        <w:numFmt w:val="decimal"/>
        <w:lvlText w:val="(%4)"/>
        <w:lvlJc w:val="left"/>
        <w:pPr>
          <w:ind w:left="1434" w:hanging="363"/>
        </w:pPr>
        <w:rPr>
          <w:rFonts w:hint="default"/>
        </w:rPr>
      </w:lvl>
    </w:lvlOverride>
    <w:lvlOverride w:ilvl="4">
      <w:startOverride w:val="1"/>
      <w:lvl w:ilvl="4">
        <w:start w:val="1"/>
        <w:numFmt w:val="lowerLetter"/>
        <w:lvlText w:val="(%5)"/>
        <w:lvlJc w:val="left"/>
        <w:pPr>
          <w:ind w:left="1791" w:hanging="363"/>
        </w:pPr>
        <w:rPr>
          <w:rFonts w:hint="default"/>
        </w:rPr>
      </w:lvl>
    </w:lvlOverride>
    <w:lvlOverride w:ilvl="5">
      <w:startOverride w:val="1"/>
      <w:lvl w:ilvl="5">
        <w:start w:val="1"/>
        <w:numFmt w:val="lowerRoman"/>
        <w:lvlText w:val="(%6)"/>
        <w:lvlJc w:val="left"/>
        <w:pPr>
          <w:ind w:left="2148" w:hanging="363"/>
        </w:pPr>
        <w:rPr>
          <w:rFonts w:hint="default"/>
        </w:rPr>
      </w:lvl>
    </w:lvlOverride>
    <w:lvlOverride w:ilvl="6">
      <w:startOverride w:val="1"/>
      <w:lvl w:ilvl="6">
        <w:start w:val="1"/>
        <w:numFmt w:val="decimal"/>
        <w:lvlText w:val="%7."/>
        <w:lvlJc w:val="left"/>
        <w:pPr>
          <w:ind w:left="2505" w:hanging="363"/>
        </w:pPr>
        <w:rPr>
          <w:rFonts w:hint="default"/>
        </w:rPr>
      </w:lvl>
    </w:lvlOverride>
    <w:lvlOverride w:ilvl="7">
      <w:startOverride w:val="1"/>
      <w:lvl w:ilvl="7">
        <w:start w:val="1"/>
        <w:numFmt w:val="lowerLetter"/>
        <w:lvlText w:val="%8."/>
        <w:lvlJc w:val="left"/>
        <w:pPr>
          <w:ind w:left="2862" w:hanging="363"/>
        </w:pPr>
        <w:rPr>
          <w:rFonts w:hint="default"/>
        </w:rPr>
      </w:lvl>
    </w:lvlOverride>
    <w:lvlOverride w:ilvl="8">
      <w:startOverride w:val="1"/>
      <w:lvl w:ilvl="8">
        <w:start w:val="1"/>
        <w:numFmt w:val="lowerRoman"/>
        <w:lvlText w:val="%9."/>
        <w:lvlJc w:val="left"/>
        <w:pPr>
          <w:ind w:left="3219" w:hanging="363"/>
        </w:pPr>
        <w:rPr>
          <w:rFonts w:hint="default"/>
        </w:rPr>
      </w:lvl>
    </w:lvlOverride>
  </w:num>
  <w:num w:numId="8" w16cid:durableId="240725263">
    <w:abstractNumId w:val="27"/>
  </w:num>
  <w:num w:numId="9" w16cid:durableId="1210265641">
    <w:abstractNumId w:val="37"/>
  </w:num>
  <w:num w:numId="10" w16cid:durableId="1105073669">
    <w:abstractNumId w:val="13"/>
  </w:num>
  <w:num w:numId="11" w16cid:durableId="1962034199">
    <w:abstractNumId w:val="19"/>
  </w:num>
  <w:num w:numId="12" w16cid:durableId="1807426325">
    <w:abstractNumId w:val="31"/>
  </w:num>
  <w:num w:numId="13" w16cid:durableId="101389910">
    <w:abstractNumId w:val="26"/>
  </w:num>
  <w:num w:numId="14" w16cid:durableId="169759036">
    <w:abstractNumId w:val="25"/>
  </w:num>
  <w:num w:numId="15" w16cid:durableId="810949005">
    <w:abstractNumId w:val="3"/>
  </w:num>
  <w:num w:numId="16" w16cid:durableId="1695303045">
    <w:abstractNumId w:val="9"/>
  </w:num>
  <w:num w:numId="17" w16cid:durableId="986132158">
    <w:abstractNumId w:val="2"/>
  </w:num>
  <w:num w:numId="18" w16cid:durableId="1820075058">
    <w:abstractNumId w:val="8"/>
  </w:num>
  <w:num w:numId="19" w16cid:durableId="1110050735">
    <w:abstractNumId w:val="14"/>
  </w:num>
  <w:num w:numId="20" w16cid:durableId="2137405447">
    <w:abstractNumId w:val="6"/>
  </w:num>
  <w:num w:numId="21" w16cid:durableId="904336388">
    <w:abstractNumId w:val="38"/>
  </w:num>
  <w:num w:numId="22" w16cid:durableId="2031450450">
    <w:abstractNumId w:val="12"/>
  </w:num>
  <w:num w:numId="23" w16cid:durableId="2133474885">
    <w:abstractNumId w:val="41"/>
  </w:num>
  <w:num w:numId="24" w16cid:durableId="1574437519">
    <w:abstractNumId w:val="32"/>
  </w:num>
  <w:num w:numId="25" w16cid:durableId="1103185882">
    <w:abstractNumId w:val="21"/>
  </w:num>
  <w:num w:numId="26" w16cid:durableId="1042247079">
    <w:abstractNumId w:val="4"/>
  </w:num>
  <w:num w:numId="27" w16cid:durableId="1537698440">
    <w:abstractNumId w:val="7"/>
  </w:num>
  <w:num w:numId="28" w16cid:durableId="2085568015">
    <w:abstractNumId w:val="10"/>
  </w:num>
  <w:num w:numId="29" w16cid:durableId="1121996804">
    <w:abstractNumId w:val="16"/>
  </w:num>
  <w:num w:numId="30" w16cid:durableId="1180660474">
    <w:abstractNumId w:val="29"/>
  </w:num>
  <w:num w:numId="31" w16cid:durableId="548106217">
    <w:abstractNumId w:val="5"/>
  </w:num>
  <w:num w:numId="32" w16cid:durableId="1882401697">
    <w:abstractNumId w:val="1"/>
  </w:num>
  <w:num w:numId="33" w16cid:durableId="284505742">
    <w:abstractNumId w:val="11"/>
  </w:num>
  <w:num w:numId="34" w16cid:durableId="1185360454">
    <w:abstractNumId w:val="39"/>
  </w:num>
  <w:num w:numId="35" w16cid:durableId="723527452">
    <w:abstractNumId w:val="34"/>
  </w:num>
  <w:num w:numId="36" w16cid:durableId="1728913485">
    <w:abstractNumId w:val="30"/>
  </w:num>
  <w:num w:numId="37" w16cid:durableId="1320230565">
    <w:abstractNumId w:val="35"/>
  </w:num>
  <w:num w:numId="38" w16cid:durableId="1527020190">
    <w:abstractNumId w:val="22"/>
  </w:num>
  <w:num w:numId="39" w16cid:durableId="1389114469">
    <w:abstractNumId w:val="18"/>
  </w:num>
  <w:num w:numId="40" w16cid:durableId="1549535711">
    <w:abstractNumId w:val="33"/>
  </w:num>
  <w:num w:numId="41" w16cid:durableId="577594718">
    <w:abstractNumId w:val="40"/>
  </w:num>
  <w:num w:numId="42" w16cid:durableId="553735515">
    <w:abstractNumId w:val="20"/>
  </w:num>
  <w:num w:numId="43" w16cid:durableId="81259823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attachedTemplate r:id="rId1"/>
  <w:documentProtection w:edit="readOnly" w:enforcement="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AxsjC3MDS1NDQzsjBW0lEKTi0uzszPAykwqwUAArRYmywAAAA="/>
  </w:docVars>
  <w:rsids>
    <w:rsidRoot w:val="0008159E"/>
    <w:rsid w:val="0000015B"/>
    <w:rsid w:val="000003F6"/>
    <w:rsid w:val="0000054C"/>
    <w:rsid w:val="000006AB"/>
    <w:rsid w:val="00000910"/>
    <w:rsid w:val="00000C53"/>
    <w:rsid w:val="00001203"/>
    <w:rsid w:val="00001E72"/>
    <w:rsid w:val="00001FE6"/>
    <w:rsid w:val="0000261D"/>
    <w:rsid w:val="00002917"/>
    <w:rsid w:val="000029A4"/>
    <w:rsid w:val="00002BF3"/>
    <w:rsid w:val="000032E0"/>
    <w:rsid w:val="00003BF3"/>
    <w:rsid w:val="00003CC1"/>
    <w:rsid w:val="00003D8B"/>
    <w:rsid w:val="00003E35"/>
    <w:rsid w:val="00003F6F"/>
    <w:rsid w:val="0000403A"/>
    <w:rsid w:val="000044ED"/>
    <w:rsid w:val="000044FF"/>
    <w:rsid w:val="0000468F"/>
    <w:rsid w:val="000047D1"/>
    <w:rsid w:val="00004A79"/>
    <w:rsid w:val="00004E7E"/>
    <w:rsid w:val="00004FF8"/>
    <w:rsid w:val="0000510A"/>
    <w:rsid w:val="00005367"/>
    <w:rsid w:val="000055E1"/>
    <w:rsid w:val="00005DF9"/>
    <w:rsid w:val="00005E37"/>
    <w:rsid w:val="00005FCF"/>
    <w:rsid w:val="0000624E"/>
    <w:rsid w:val="00006571"/>
    <w:rsid w:val="000068D6"/>
    <w:rsid w:val="0000713E"/>
    <w:rsid w:val="000071A0"/>
    <w:rsid w:val="00007228"/>
    <w:rsid w:val="00007981"/>
    <w:rsid w:val="00007CA1"/>
    <w:rsid w:val="00007DBC"/>
    <w:rsid w:val="0001008C"/>
    <w:rsid w:val="00010794"/>
    <w:rsid w:val="00010864"/>
    <w:rsid w:val="0001097A"/>
    <w:rsid w:val="00010C69"/>
    <w:rsid w:val="000115F2"/>
    <w:rsid w:val="000118EF"/>
    <w:rsid w:val="00011985"/>
    <w:rsid w:val="00011BF7"/>
    <w:rsid w:val="00011D5A"/>
    <w:rsid w:val="00012079"/>
    <w:rsid w:val="00012254"/>
    <w:rsid w:val="00012D7E"/>
    <w:rsid w:val="0001300E"/>
    <w:rsid w:val="0001355A"/>
    <w:rsid w:val="0001363B"/>
    <w:rsid w:val="000136A9"/>
    <w:rsid w:val="00013912"/>
    <w:rsid w:val="00013C3D"/>
    <w:rsid w:val="00013DC3"/>
    <w:rsid w:val="00013ED3"/>
    <w:rsid w:val="00013EF0"/>
    <w:rsid w:val="0001436E"/>
    <w:rsid w:val="00014D2F"/>
    <w:rsid w:val="0001508D"/>
    <w:rsid w:val="0001519D"/>
    <w:rsid w:val="0001530D"/>
    <w:rsid w:val="000154B6"/>
    <w:rsid w:val="000155DA"/>
    <w:rsid w:val="0001582F"/>
    <w:rsid w:val="000159B2"/>
    <w:rsid w:val="00015F0D"/>
    <w:rsid w:val="000163D7"/>
    <w:rsid w:val="0001697E"/>
    <w:rsid w:val="000170DC"/>
    <w:rsid w:val="00017177"/>
    <w:rsid w:val="00017297"/>
    <w:rsid w:val="00017453"/>
    <w:rsid w:val="000175E4"/>
    <w:rsid w:val="000177CC"/>
    <w:rsid w:val="0002064C"/>
    <w:rsid w:val="00020665"/>
    <w:rsid w:val="00020C1D"/>
    <w:rsid w:val="00021150"/>
    <w:rsid w:val="0002195E"/>
    <w:rsid w:val="00021CD6"/>
    <w:rsid w:val="00022C4E"/>
    <w:rsid w:val="000231A5"/>
    <w:rsid w:val="00023CC9"/>
    <w:rsid w:val="0002402B"/>
    <w:rsid w:val="00024CEB"/>
    <w:rsid w:val="00024CF2"/>
    <w:rsid w:val="00024D9C"/>
    <w:rsid w:val="00024E2B"/>
    <w:rsid w:val="000252B0"/>
    <w:rsid w:val="00025F2F"/>
    <w:rsid w:val="0002612E"/>
    <w:rsid w:val="000263BC"/>
    <w:rsid w:val="00026988"/>
    <w:rsid w:val="00026A13"/>
    <w:rsid w:val="00026DA2"/>
    <w:rsid w:val="00026E7A"/>
    <w:rsid w:val="00026E84"/>
    <w:rsid w:val="00026ED4"/>
    <w:rsid w:val="0002726D"/>
    <w:rsid w:val="000272BA"/>
    <w:rsid w:val="00027508"/>
    <w:rsid w:val="000277CD"/>
    <w:rsid w:val="00027C9D"/>
    <w:rsid w:val="00027FFA"/>
    <w:rsid w:val="00030110"/>
    <w:rsid w:val="000302BD"/>
    <w:rsid w:val="000305BD"/>
    <w:rsid w:val="000306AB"/>
    <w:rsid w:val="000307ED"/>
    <w:rsid w:val="000309F3"/>
    <w:rsid w:val="00030A54"/>
    <w:rsid w:val="00030C14"/>
    <w:rsid w:val="00030D1E"/>
    <w:rsid w:val="00030D97"/>
    <w:rsid w:val="000311CE"/>
    <w:rsid w:val="000315DC"/>
    <w:rsid w:val="0003176C"/>
    <w:rsid w:val="000317A0"/>
    <w:rsid w:val="000321A5"/>
    <w:rsid w:val="000323CA"/>
    <w:rsid w:val="000324EB"/>
    <w:rsid w:val="00032549"/>
    <w:rsid w:val="00032701"/>
    <w:rsid w:val="000329D5"/>
    <w:rsid w:val="00032F40"/>
    <w:rsid w:val="000330C6"/>
    <w:rsid w:val="0003314F"/>
    <w:rsid w:val="0003336E"/>
    <w:rsid w:val="0003380A"/>
    <w:rsid w:val="00033978"/>
    <w:rsid w:val="00033A48"/>
    <w:rsid w:val="000340C7"/>
    <w:rsid w:val="00034746"/>
    <w:rsid w:val="00034B27"/>
    <w:rsid w:val="00035410"/>
    <w:rsid w:val="0003553B"/>
    <w:rsid w:val="00035812"/>
    <w:rsid w:val="00036774"/>
    <w:rsid w:val="00036A9E"/>
    <w:rsid w:val="00036D08"/>
    <w:rsid w:val="00036F13"/>
    <w:rsid w:val="00037802"/>
    <w:rsid w:val="00037CFB"/>
    <w:rsid w:val="00040089"/>
    <w:rsid w:val="0004026B"/>
    <w:rsid w:val="000408F6"/>
    <w:rsid w:val="0004090B"/>
    <w:rsid w:val="00040A5D"/>
    <w:rsid w:val="000411E8"/>
    <w:rsid w:val="00041F42"/>
    <w:rsid w:val="000421B0"/>
    <w:rsid w:val="0004221A"/>
    <w:rsid w:val="00042BD1"/>
    <w:rsid w:val="00042F1E"/>
    <w:rsid w:val="000432DC"/>
    <w:rsid w:val="00043A80"/>
    <w:rsid w:val="00043CB6"/>
    <w:rsid w:val="00043F6B"/>
    <w:rsid w:val="0004421C"/>
    <w:rsid w:val="00044224"/>
    <w:rsid w:val="00044708"/>
    <w:rsid w:val="00044DC4"/>
    <w:rsid w:val="00044F8B"/>
    <w:rsid w:val="0004513F"/>
    <w:rsid w:val="000453A8"/>
    <w:rsid w:val="000454DA"/>
    <w:rsid w:val="00045FFE"/>
    <w:rsid w:val="0004604C"/>
    <w:rsid w:val="000464BC"/>
    <w:rsid w:val="00046858"/>
    <w:rsid w:val="00046A70"/>
    <w:rsid w:val="00046E73"/>
    <w:rsid w:val="0004762E"/>
    <w:rsid w:val="00047815"/>
    <w:rsid w:val="00047D80"/>
    <w:rsid w:val="00047EB1"/>
    <w:rsid w:val="0005007B"/>
    <w:rsid w:val="00050152"/>
    <w:rsid w:val="000510ED"/>
    <w:rsid w:val="0005140D"/>
    <w:rsid w:val="00052319"/>
    <w:rsid w:val="000525DB"/>
    <w:rsid w:val="000529A3"/>
    <w:rsid w:val="00052C95"/>
    <w:rsid w:val="00052D72"/>
    <w:rsid w:val="00052E0E"/>
    <w:rsid w:val="00052EC5"/>
    <w:rsid w:val="00052FF6"/>
    <w:rsid w:val="00053429"/>
    <w:rsid w:val="00053800"/>
    <w:rsid w:val="00053989"/>
    <w:rsid w:val="00053FF6"/>
    <w:rsid w:val="000542A3"/>
    <w:rsid w:val="00055206"/>
    <w:rsid w:val="0005525E"/>
    <w:rsid w:val="00055438"/>
    <w:rsid w:val="000554EB"/>
    <w:rsid w:val="00055610"/>
    <w:rsid w:val="0005656C"/>
    <w:rsid w:val="00056EB0"/>
    <w:rsid w:val="000574EC"/>
    <w:rsid w:val="0005782D"/>
    <w:rsid w:val="00057D8C"/>
    <w:rsid w:val="00057E34"/>
    <w:rsid w:val="000602D7"/>
    <w:rsid w:val="00060B49"/>
    <w:rsid w:val="00060C4D"/>
    <w:rsid w:val="000610EC"/>
    <w:rsid w:val="00061429"/>
    <w:rsid w:val="00062794"/>
    <w:rsid w:val="000628E3"/>
    <w:rsid w:val="00062C54"/>
    <w:rsid w:val="0006367E"/>
    <w:rsid w:val="0006396C"/>
    <w:rsid w:val="00063990"/>
    <w:rsid w:val="000647CB"/>
    <w:rsid w:val="00064950"/>
    <w:rsid w:val="00064FCD"/>
    <w:rsid w:val="0006508F"/>
    <w:rsid w:val="00065186"/>
    <w:rsid w:val="000652DE"/>
    <w:rsid w:val="0006637E"/>
    <w:rsid w:val="0006641E"/>
    <w:rsid w:val="00066A75"/>
    <w:rsid w:val="00066ACE"/>
    <w:rsid w:val="000671A2"/>
    <w:rsid w:val="00067635"/>
    <w:rsid w:val="000676A6"/>
    <w:rsid w:val="00067CBD"/>
    <w:rsid w:val="00067E57"/>
    <w:rsid w:val="00070BA3"/>
    <w:rsid w:val="0007182B"/>
    <w:rsid w:val="00071EAB"/>
    <w:rsid w:val="00071FAD"/>
    <w:rsid w:val="00072621"/>
    <w:rsid w:val="00072DFD"/>
    <w:rsid w:val="00072E91"/>
    <w:rsid w:val="00072EF6"/>
    <w:rsid w:val="0007312F"/>
    <w:rsid w:val="0007327B"/>
    <w:rsid w:val="00073FCD"/>
    <w:rsid w:val="000746B0"/>
    <w:rsid w:val="0007473C"/>
    <w:rsid w:val="000753D8"/>
    <w:rsid w:val="0007551D"/>
    <w:rsid w:val="000758E5"/>
    <w:rsid w:val="00075C7D"/>
    <w:rsid w:val="00075CF1"/>
    <w:rsid w:val="000766F6"/>
    <w:rsid w:val="00076AD6"/>
    <w:rsid w:val="00076B77"/>
    <w:rsid w:val="00076F6D"/>
    <w:rsid w:val="000770B0"/>
    <w:rsid w:val="000775B8"/>
    <w:rsid w:val="0007761E"/>
    <w:rsid w:val="0007769C"/>
    <w:rsid w:val="000776BA"/>
    <w:rsid w:val="0008013F"/>
    <w:rsid w:val="00080362"/>
    <w:rsid w:val="00080439"/>
    <w:rsid w:val="00080751"/>
    <w:rsid w:val="000808AB"/>
    <w:rsid w:val="0008108C"/>
    <w:rsid w:val="0008159E"/>
    <w:rsid w:val="00081697"/>
    <w:rsid w:val="00081C8D"/>
    <w:rsid w:val="00081D4E"/>
    <w:rsid w:val="00082213"/>
    <w:rsid w:val="000826D9"/>
    <w:rsid w:val="000828E5"/>
    <w:rsid w:val="0008309A"/>
    <w:rsid w:val="00083762"/>
    <w:rsid w:val="00083CB3"/>
    <w:rsid w:val="00084174"/>
    <w:rsid w:val="0008436A"/>
    <w:rsid w:val="00084A85"/>
    <w:rsid w:val="00085016"/>
    <w:rsid w:val="0008504F"/>
    <w:rsid w:val="0008537F"/>
    <w:rsid w:val="0008542B"/>
    <w:rsid w:val="0008576E"/>
    <w:rsid w:val="00085A26"/>
    <w:rsid w:val="00085DB2"/>
    <w:rsid w:val="00086596"/>
    <w:rsid w:val="000875F9"/>
    <w:rsid w:val="000876F6"/>
    <w:rsid w:val="00087E3E"/>
    <w:rsid w:val="00087F41"/>
    <w:rsid w:val="00087F50"/>
    <w:rsid w:val="00090253"/>
    <w:rsid w:val="000904AE"/>
    <w:rsid w:val="00090579"/>
    <w:rsid w:val="0009083A"/>
    <w:rsid w:val="00091DA5"/>
    <w:rsid w:val="00091DB7"/>
    <w:rsid w:val="00092354"/>
    <w:rsid w:val="0009246C"/>
    <w:rsid w:val="00092535"/>
    <w:rsid w:val="00092C2E"/>
    <w:rsid w:val="00093346"/>
    <w:rsid w:val="0009354F"/>
    <w:rsid w:val="00093A32"/>
    <w:rsid w:val="00093CF1"/>
    <w:rsid w:val="000945EC"/>
    <w:rsid w:val="00094A7F"/>
    <w:rsid w:val="00095D7E"/>
    <w:rsid w:val="00096076"/>
    <w:rsid w:val="00096C4D"/>
    <w:rsid w:val="000970EB"/>
    <w:rsid w:val="000972A1"/>
    <w:rsid w:val="00097419"/>
    <w:rsid w:val="00097581"/>
    <w:rsid w:val="000979A0"/>
    <w:rsid w:val="00097B67"/>
    <w:rsid w:val="00097C9C"/>
    <w:rsid w:val="00097D0F"/>
    <w:rsid w:val="000A09C4"/>
    <w:rsid w:val="000A0F06"/>
    <w:rsid w:val="000A113D"/>
    <w:rsid w:val="000A1156"/>
    <w:rsid w:val="000A11CF"/>
    <w:rsid w:val="000A155A"/>
    <w:rsid w:val="000A168C"/>
    <w:rsid w:val="000A208C"/>
    <w:rsid w:val="000A210D"/>
    <w:rsid w:val="000A23A9"/>
    <w:rsid w:val="000A27F3"/>
    <w:rsid w:val="000A2F64"/>
    <w:rsid w:val="000A3064"/>
    <w:rsid w:val="000A31BD"/>
    <w:rsid w:val="000A3A3E"/>
    <w:rsid w:val="000A3CD4"/>
    <w:rsid w:val="000A3E7C"/>
    <w:rsid w:val="000A45D9"/>
    <w:rsid w:val="000A4715"/>
    <w:rsid w:val="000A4745"/>
    <w:rsid w:val="000A4799"/>
    <w:rsid w:val="000A48AC"/>
    <w:rsid w:val="000A4C5F"/>
    <w:rsid w:val="000A535A"/>
    <w:rsid w:val="000A59E2"/>
    <w:rsid w:val="000A6C8F"/>
    <w:rsid w:val="000A7691"/>
    <w:rsid w:val="000A7866"/>
    <w:rsid w:val="000A7AF5"/>
    <w:rsid w:val="000A7DBC"/>
    <w:rsid w:val="000B000A"/>
    <w:rsid w:val="000B0526"/>
    <w:rsid w:val="000B055A"/>
    <w:rsid w:val="000B0A8B"/>
    <w:rsid w:val="000B0B0F"/>
    <w:rsid w:val="000B1978"/>
    <w:rsid w:val="000B1A46"/>
    <w:rsid w:val="000B1A47"/>
    <w:rsid w:val="000B1C56"/>
    <w:rsid w:val="000B229D"/>
    <w:rsid w:val="000B2337"/>
    <w:rsid w:val="000B23F9"/>
    <w:rsid w:val="000B27B9"/>
    <w:rsid w:val="000B2801"/>
    <w:rsid w:val="000B2C5E"/>
    <w:rsid w:val="000B2E37"/>
    <w:rsid w:val="000B3036"/>
    <w:rsid w:val="000B30D4"/>
    <w:rsid w:val="000B3123"/>
    <w:rsid w:val="000B3143"/>
    <w:rsid w:val="000B35E3"/>
    <w:rsid w:val="000B3DFC"/>
    <w:rsid w:val="000B3F2C"/>
    <w:rsid w:val="000B4C39"/>
    <w:rsid w:val="000B4D03"/>
    <w:rsid w:val="000B4FA5"/>
    <w:rsid w:val="000B517A"/>
    <w:rsid w:val="000B51A9"/>
    <w:rsid w:val="000B5328"/>
    <w:rsid w:val="000B5741"/>
    <w:rsid w:val="000B5812"/>
    <w:rsid w:val="000B5AE0"/>
    <w:rsid w:val="000B63CE"/>
    <w:rsid w:val="000B65BD"/>
    <w:rsid w:val="000B69AD"/>
    <w:rsid w:val="000B6A7F"/>
    <w:rsid w:val="000B6F31"/>
    <w:rsid w:val="000B7B03"/>
    <w:rsid w:val="000C033F"/>
    <w:rsid w:val="000C0A68"/>
    <w:rsid w:val="000C0F34"/>
    <w:rsid w:val="000C10A0"/>
    <w:rsid w:val="000C10BB"/>
    <w:rsid w:val="000C119D"/>
    <w:rsid w:val="000C15FD"/>
    <w:rsid w:val="000C18A9"/>
    <w:rsid w:val="000C192C"/>
    <w:rsid w:val="000C1EC6"/>
    <w:rsid w:val="000C1F07"/>
    <w:rsid w:val="000C1F78"/>
    <w:rsid w:val="000C2132"/>
    <w:rsid w:val="000C2368"/>
    <w:rsid w:val="000C29EF"/>
    <w:rsid w:val="000C34B7"/>
    <w:rsid w:val="000C34FD"/>
    <w:rsid w:val="000C37B2"/>
    <w:rsid w:val="000C3E61"/>
    <w:rsid w:val="000C3F08"/>
    <w:rsid w:val="000C4130"/>
    <w:rsid w:val="000C450C"/>
    <w:rsid w:val="000C474C"/>
    <w:rsid w:val="000C538A"/>
    <w:rsid w:val="000C5652"/>
    <w:rsid w:val="000C5D19"/>
    <w:rsid w:val="000C5D3F"/>
    <w:rsid w:val="000C5EE1"/>
    <w:rsid w:val="000C5FA7"/>
    <w:rsid w:val="000C63E8"/>
    <w:rsid w:val="000C68C0"/>
    <w:rsid w:val="000C6D27"/>
    <w:rsid w:val="000C75A5"/>
    <w:rsid w:val="000C7A29"/>
    <w:rsid w:val="000C7C4E"/>
    <w:rsid w:val="000C7EF0"/>
    <w:rsid w:val="000C7EF6"/>
    <w:rsid w:val="000C7FCF"/>
    <w:rsid w:val="000D016B"/>
    <w:rsid w:val="000D04ED"/>
    <w:rsid w:val="000D088E"/>
    <w:rsid w:val="000D0CFE"/>
    <w:rsid w:val="000D0D95"/>
    <w:rsid w:val="000D10B0"/>
    <w:rsid w:val="000D10DD"/>
    <w:rsid w:val="000D118E"/>
    <w:rsid w:val="000D1516"/>
    <w:rsid w:val="000D1C23"/>
    <w:rsid w:val="000D278D"/>
    <w:rsid w:val="000D2949"/>
    <w:rsid w:val="000D318C"/>
    <w:rsid w:val="000D32D6"/>
    <w:rsid w:val="000D33E6"/>
    <w:rsid w:val="000D3701"/>
    <w:rsid w:val="000D37D8"/>
    <w:rsid w:val="000D3E12"/>
    <w:rsid w:val="000D4070"/>
    <w:rsid w:val="000D409C"/>
    <w:rsid w:val="000D426B"/>
    <w:rsid w:val="000D443F"/>
    <w:rsid w:val="000D5141"/>
    <w:rsid w:val="000D5149"/>
    <w:rsid w:val="000D5465"/>
    <w:rsid w:val="000D57A8"/>
    <w:rsid w:val="000D58C0"/>
    <w:rsid w:val="000D5C8F"/>
    <w:rsid w:val="000D5E70"/>
    <w:rsid w:val="000D646C"/>
    <w:rsid w:val="000D657C"/>
    <w:rsid w:val="000D71E6"/>
    <w:rsid w:val="000D77A3"/>
    <w:rsid w:val="000D7BCF"/>
    <w:rsid w:val="000D7C2E"/>
    <w:rsid w:val="000D7C31"/>
    <w:rsid w:val="000D7C6C"/>
    <w:rsid w:val="000D7E1A"/>
    <w:rsid w:val="000D7F6C"/>
    <w:rsid w:val="000D7FB3"/>
    <w:rsid w:val="000E0352"/>
    <w:rsid w:val="000E05A6"/>
    <w:rsid w:val="000E09FE"/>
    <w:rsid w:val="000E0FA9"/>
    <w:rsid w:val="000E0FFE"/>
    <w:rsid w:val="000E1244"/>
    <w:rsid w:val="000E1AF3"/>
    <w:rsid w:val="000E1B18"/>
    <w:rsid w:val="000E2443"/>
    <w:rsid w:val="000E25DC"/>
    <w:rsid w:val="000E289A"/>
    <w:rsid w:val="000E2A9F"/>
    <w:rsid w:val="000E3980"/>
    <w:rsid w:val="000E39C8"/>
    <w:rsid w:val="000E3B31"/>
    <w:rsid w:val="000E3BCE"/>
    <w:rsid w:val="000E4146"/>
    <w:rsid w:val="000E504E"/>
    <w:rsid w:val="000E51E7"/>
    <w:rsid w:val="000E5497"/>
    <w:rsid w:val="000E56B8"/>
    <w:rsid w:val="000E58F4"/>
    <w:rsid w:val="000E5B8E"/>
    <w:rsid w:val="000E6218"/>
    <w:rsid w:val="000E6415"/>
    <w:rsid w:val="000E6FAA"/>
    <w:rsid w:val="000E7024"/>
    <w:rsid w:val="000E730E"/>
    <w:rsid w:val="000E786D"/>
    <w:rsid w:val="000E7930"/>
    <w:rsid w:val="000E7E34"/>
    <w:rsid w:val="000F05CD"/>
    <w:rsid w:val="000F084D"/>
    <w:rsid w:val="000F11C0"/>
    <w:rsid w:val="000F212B"/>
    <w:rsid w:val="000F286A"/>
    <w:rsid w:val="000F2912"/>
    <w:rsid w:val="000F2D35"/>
    <w:rsid w:val="000F2EDD"/>
    <w:rsid w:val="000F323C"/>
    <w:rsid w:val="000F4509"/>
    <w:rsid w:val="000F45B4"/>
    <w:rsid w:val="000F465B"/>
    <w:rsid w:val="000F4D4F"/>
    <w:rsid w:val="000F505B"/>
    <w:rsid w:val="000F5512"/>
    <w:rsid w:val="000F5559"/>
    <w:rsid w:val="000F56F1"/>
    <w:rsid w:val="000F57F8"/>
    <w:rsid w:val="000F5819"/>
    <w:rsid w:val="000F58D3"/>
    <w:rsid w:val="000F5F52"/>
    <w:rsid w:val="000F5F68"/>
    <w:rsid w:val="000F6191"/>
    <w:rsid w:val="000F61FD"/>
    <w:rsid w:val="000F69B1"/>
    <w:rsid w:val="000F6F41"/>
    <w:rsid w:val="000F728F"/>
    <w:rsid w:val="000F7643"/>
    <w:rsid w:val="000F794C"/>
    <w:rsid w:val="000F79F0"/>
    <w:rsid w:val="0010040D"/>
    <w:rsid w:val="001004AD"/>
    <w:rsid w:val="0010131D"/>
    <w:rsid w:val="00101480"/>
    <w:rsid w:val="001014A3"/>
    <w:rsid w:val="00101500"/>
    <w:rsid w:val="0010176D"/>
    <w:rsid w:val="00101827"/>
    <w:rsid w:val="00101943"/>
    <w:rsid w:val="00101996"/>
    <w:rsid w:val="00102078"/>
    <w:rsid w:val="001022C1"/>
    <w:rsid w:val="00102B72"/>
    <w:rsid w:val="00102D3B"/>
    <w:rsid w:val="00103099"/>
    <w:rsid w:val="00103265"/>
    <w:rsid w:val="0010326F"/>
    <w:rsid w:val="00103F5E"/>
    <w:rsid w:val="001047AE"/>
    <w:rsid w:val="00104938"/>
    <w:rsid w:val="00104E55"/>
    <w:rsid w:val="00104F37"/>
    <w:rsid w:val="00105E19"/>
    <w:rsid w:val="001072D6"/>
    <w:rsid w:val="00107302"/>
    <w:rsid w:val="00107327"/>
    <w:rsid w:val="00107821"/>
    <w:rsid w:val="00107C2C"/>
    <w:rsid w:val="00107C8B"/>
    <w:rsid w:val="00107D6F"/>
    <w:rsid w:val="00107F01"/>
    <w:rsid w:val="0011008A"/>
    <w:rsid w:val="00110453"/>
    <w:rsid w:val="00110492"/>
    <w:rsid w:val="00110B0D"/>
    <w:rsid w:val="00110B14"/>
    <w:rsid w:val="00110C17"/>
    <w:rsid w:val="00110CBB"/>
    <w:rsid w:val="00110EE1"/>
    <w:rsid w:val="00110F41"/>
    <w:rsid w:val="00111083"/>
    <w:rsid w:val="001115BD"/>
    <w:rsid w:val="00111CCB"/>
    <w:rsid w:val="00112D8B"/>
    <w:rsid w:val="00112DCD"/>
    <w:rsid w:val="00112F39"/>
    <w:rsid w:val="001130A6"/>
    <w:rsid w:val="00113832"/>
    <w:rsid w:val="0011385E"/>
    <w:rsid w:val="00113A60"/>
    <w:rsid w:val="00113AA5"/>
    <w:rsid w:val="00113F5C"/>
    <w:rsid w:val="001141CA"/>
    <w:rsid w:val="001145DE"/>
    <w:rsid w:val="001146A8"/>
    <w:rsid w:val="001146C6"/>
    <w:rsid w:val="00115043"/>
    <w:rsid w:val="00115765"/>
    <w:rsid w:val="00116074"/>
    <w:rsid w:val="001162E2"/>
    <w:rsid w:val="001162FE"/>
    <w:rsid w:val="00116BA9"/>
    <w:rsid w:val="00117012"/>
    <w:rsid w:val="0011709E"/>
    <w:rsid w:val="001170E8"/>
    <w:rsid w:val="001179E2"/>
    <w:rsid w:val="001179E4"/>
    <w:rsid w:val="00117CAC"/>
    <w:rsid w:val="001203F5"/>
    <w:rsid w:val="00120401"/>
    <w:rsid w:val="00120BD6"/>
    <w:rsid w:val="001211E4"/>
    <w:rsid w:val="0012145A"/>
    <w:rsid w:val="00121676"/>
    <w:rsid w:val="00121727"/>
    <w:rsid w:val="00121999"/>
    <w:rsid w:val="001219B0"/>
    <w:rsid w:val="00121ADC"/>
    <w:rsid w:val="00121B9F"/>
    <w:rsid w:val="00121C42"/>
    <w:rsid w:val="00121ED0"/>
    <w:rsid w:val="00122335"/>
    <w:rsid w:val="00122635"/>
    <w:rsid w:val="001228AE"/>
    <w:rsid w:val="001236B6"/>
    <w:rsid w:val="00123934"/>
    <w:rsid w:val="00123BD3"/>
    <w:rsid w:val="00123DB6"/>
    <w:rsid w:val="00124286"/>
    <w:rsid w:val="001244C8"/>
    <w:rsid w:val="00124714"/>
    <w:rsid w:val="00124812"/>
    <w:rsid w:val="00124F5F"/>
    <w:rsid w:val="00125155"/>
    <w:rsid w:val="00125C95"/>
    <w:rsid w:val="0012661E"/>
    <w:rsid w:val="00126A8B"/>
    <w:rsid w:val="00126FC0"/>
    <w:rsid w:val="0012759C"/>
    <w:rsid w:val="0012786D"/>
    <w:rsid w:val="00127A75"/>
    <w:rsid w:val="00127B5E"/>
    <w:rsid w:val="0013028D"/>
    <w:rsid w:val="0013039A"/>
    <w:rsid w:val="00130555"/>
    <w:rsid w:val="0013097C"/>
    <w:rsid w:val="00130D98"/>
    <w:rsid w:val="00131007"/>
    <w:rsid w:val="001313E6"/>
    <w:rsid w:val="001318EC"/>
    <w:rsid w:val="00131F14"/>
    <w:rsid w:val="00132744"/>
    <w:rsid w:val="00132C32"/>
    <w:rsid w:val="00133537"/>
    <w:rsid w:val="001336D1"/>
    <w:rsid w:val="00133917"/>
    <w:rsid w:val="00133BBC"/>
    <w:rsid w:val="00133D11"/>
    <w:rsid w:val="00133E29"/>
    <w:rsid w:val="0013421B"/>
    <w:rsid w:val="00134B09"/>
    <w:rsid w:val="00135028"/>
    <w:rsid w:val="00135230"/>
    <w:rsid w:val="0013551F"/>
    <w:rsid w:val="001356DD"/>
    <w:rsid w:val="00135718"/>
    <w:rsid w:val="00135734"/>
    <w:rsid w:val="0013584E"/>
    <w:rsid w:val="00135854"/>
    <w:rsid w:val="001359DF"/>
    <w:rsid w:val="001362F8"/>
    <w:rsid w:val="0013676A"/>
    <w:rsid w:val="00136779"/>
    <w:rsid w:val="00136976"/>
    <w:rsid w:val="0013782D"/>
    <w:rsid w:val="00137BB1"/>
    <w:rsid w:val="00137BE4"/>
    <w:rsid w:val="00137C38"/>
    <w:rsid w:val="00137D8A"/>
    <w:rsid w:val="00137D97"/>
    <w:rsid w:val="00137E32"/>
    <w:rsid w:val="001400C5"/>
    <w:rsid w:val="001400FC"/>
    <w:rsid w:val="00140290"/>
    <w:rsid w:val="001406CA"/>
    <w:rsid w:val="0014087C"/>
    <w:rsid w:val="001411D5"/>
    <w:rsid w:val="0014232C"/>
    <w:rsid w:val="00142506"/>
    <w:rsid w:val="001426FC"/>
    <w:rsid w:val="0014271E"/>
    <w:rsid w:val="00142840"/>
    <w:rsid w:val="001429FF"/>
    <w:rsid w:val="00142C93"/>
    <w:rsid w:val="00142DAE"/>
    <w:rsid w:val="00142DE6"/>
    <w:rsid w:val="00142E8A"/>
    <w:rsid w:val="00142F59"/>
    <w:rsid w:val="00143106"/>
    <w:rsid w:val="001431E0"/>
    <w:rsid w:val="0014322D"/>
    <w:rsid w:val="001432DE"/>
    <w:rsid w:val="001432F6"/>
    <w:rsid w:val="001438C1"/>
    <w:rsid w:val="00144118"/>
    <w:rsid w:val="00144275"/>
    <w:rsid w:val="001442AB"/>
    <w:rsid w:val="001446B5"/>
    <w:rsid w:val="001448A3"/>
    <w:rsid w:val="001448E0"/>
    <w:rsid w:val="001448E8"/>
    <w:rsid w:val="00145306"/>
    <w:rsid w:val="001459F0"/>
    <w:rsid w:val="00145EAC"/>
    <w:rsid w:val="00145ED8"/>
    <w:rsid w:val="0014675B"/>
    <w:rsid w:val="00146A17"/>
    <w:rsid w:val="00146A19"/>
    <w:rsid w:val="00146B78"/>
    <w:rsid w:val="001479C1"/>
    <w:rsid w:val="00147AFA"/>
    <w:rsid w:val="00147B14"/>
    <w:rsid w:val="00147B5B"/>
    <w:rsid w:val="00147C12"/>
    <w:rsid w:val="00147F47"/>
    <w:rsid w:val="00150004"/>
    <w:rsid w:val="001506D9"/>
    <w:rsid w:val="00151A7E"/>
    <w:rsid w:val="00151EEB"/>
    <w:rsid w:val="00152377"/>
    <w:rsid w:val="00152614"/>
    <w:rsid w:val="00152BA9"/>
    <w:rsid w:val="0015379F"/>
    <w:rsid w:val="00153ABC"/>
    <w:rsid w:val="00153B44"/>
    <w:rsid w:val="00154352"/>
    <w:rsid w:val="00154822"/>
    <w:rsid w:val="00154979"/>
    <w:rsid w:val="0015566A"/>
    <w:rsid w:val="00155CC0"/>
    <w:rsid w:val="00155EFB"/>
    <w:rsid w:val="00155F5B"/>
    <w:rsid w:val="0015606B"/>
    <w:rsid w:val="00156244"/>
    <w:rsid w:val="00156AA4"/>
    <w:rsid w:val="00156D47"/>
    <w:rsid w:val="00157014"/>
    <w:rsid w:val="0015701C"/>
    <w:rsid w:val="00157364"/>
    <w:rsid w:val="00157435"/>
    <w:rsid w:val="001575F2"/>
    <w:rsid w:val="00157B40"/>
    <w:rsid w:val="00157CF4"/>
    <w:rsid w:val="00157ECB"/>
    <w:rsid w:val="001605AF"/>
    <w:rsid w:val="001606DE"/>
    <w:rsid w:val="0016082A"/>
    <w:rsid w:val="0016114A"/>
    <w:rsid w:val="00161302"/>
    <w:rsid w:val="00161BDE"/>
    <w:rsid w:val="00161CDF"/>
    <w:rsid w:val="001622EE"/>
    <w:rsid w:val="00162766"/>
    <w:rsid w:val="00162B5E"/>
    <w:rsid w:val="00162C74"/>
    <w:rsid w:val="00162F8E"/>
    <w:rsid w:val="00163044"/>
    <w:rsid w:val="00163CD6"/>
    <w:rsid w:val="00163E9D"/>
    <w:rsid w:val="001640C6"/>
    <w:rsid w:val="001648AC"/>
    <w:rsid w:val="00164B87"/>
    <w:rsid w:val="00164D3B"/>
    <w:rsid w:val="00164FB4"/>
    <w:rsid w:val="00165061"/>
    <w:rsid w:val="00166021"/>
    <w:rsid w:val="00166198"/>
    <w:rsid w:val="001662F2"/>
    <w:rsid w:val="00166413"/>
    <w:rsid w:val="0016655F"/>
    <w:rsid w:val="00166760"/>
    <w:rsid w:val="001668A4"/>
    <w:rsid w:val="00166CB8"/>
    <w:rsid w:val="00166EFE"/>
    <w:rsid w:val="001671A8"/>
    <w:rsid w:val="0016750E"/>
    <w:rsid w:val="00167600"/>
    <w:rsid w:val="0016766C"/>
    <w:rsid w:val="00167882"/>
    <w:rsid w:val="00167D0D"/>
    <w:rsid w:val="0017000E"/>
    <w:rsid w:val="00170162"/>
    <w:rsid w:val="001702A9"/>
    <w:rsid w:val="001703F4"/>
    <w:rsid w:val="001706CD"/>
    <w:rsid w:val="0017126B"/>
    <w:rsid w:val="001714E0"/>
    <w:rsid w:val="00171DC4"/>
    <w:rsid w:val="00171F8A"/>
    <w:rsid w:val="00172179"/>
    <w:rsid w:val="001726D8"/>
    <w:rsid w:val="00172B20"/>
    <w:rsid w:val="00172BA9"/>
    <w:rsid w:val="00172F8B"/>
    <w:rsid w:val="00173533"/>
    <w:rsid w:val="00173A6C"/>
    <w:rsid w:val="00173EA1"/>
    <w:rsid w:val="00174301"/>
    <w:rsid w:val="00175F92"/>
    <w:rsid w:val="00176329"/>
    <w:rsid w:val="001766C1"/>
    <w:rsid w:val="001771F5"/>
    <w:rsid w:val="0017736F"/>
    <w:rsid w:val="00177641"/>
    <w:rsid w:val="00177657"/>
    <w:rsid w:val="001802DF"/>
    <w:rsid w:val="00180302"/>
    <w:rsid w:val="001804CA"/>
    <w:rsid w:val="00180725"/>
    <w:rsid w:val="00180D0C"/>
    <w:rsid w:val="00181621"/>
    <w:rsid w:val="0018250A"/>
    <w:rsid w:val="0018256A"/>
    <w:rsid w:val="00183085"/>
    <w:rsid w:val="001835C1"/>
    <w:rsid w:val="001839B8"/>
    <w:rsid w:val="00183D27"/>
    <w:rsid w:val="001845F6"/>
    <w:rsid w:val="00184969"/>
    <w:rsid w:val="00184A29"/>
    <w:rsid w:val="00184A59"/>
    <w:rsid w:val="00184AE6"/>
    <w:rsid w:val="0018552C"/>
    <w:rsid w:val="00185CAF"/>
    <w:rsid w:val="00185E56"/>
    <w:rsid w:val="00185F83"/>
    <w:rsid w:val="00186741"/>
    <w:rsid w:val="00186926"/>
    <w:rsid w:val="00186CE1"/>
    <w:rsid w:val="00186E46"/>
    <w:rsid w:val="00187111"/>
    <w:rsid w:val="00187690"/>
    <w:rsid w:val="00187B97"/>
    <w:rsid w:val="00187BD4"/>
    <w:rsid w:val="00187E83"/>
    <w:rsid w:val="00187E9C"/>
    <w:rsid w:val="0018906E"/>
    <w:rsid w:val="00190AF8"/>
    <w:rsid w:val="001910E6"/>
    <w:rsid w:val="00192824"/>
    <w:rsid w:val="001929CB"/>
    <w:rsid w:val="00192C10"/>
    <w:rsid w:val="0019339C"/>
    <w:rsid w:val="001937E3"/>
    <w:rsid w:val="00193934"/>
    <w:rsid w:val="00193A94"/>
    <w:rsid w:val="00193B13"/>
    <w:rsid w:val="00193D9B"/>
    <w:rsid w:val="0019426C"/>
    <w:rsid w:val="00194323"/>
    <w:rsid w:val="00194D5F"/>
    <w:rsid w:val="00194D8A"/>
    <w:rsid w:val="00195A33"/>
    <w:rsid w:val="00195BB7"/>
    <w:rsid w:val="0019624F"/>
    <w:rsid w:val="0019657C"/>
    <w:rsid w:val="001969CB"/>
    <w:rsid w:val="00196CDE"/>
    <w:rsid w:val="00196DC3"/>
    <w:rsid w:val="001971A3"/>
    <w:rsid w:val="0019730F"/>
    <w:rsid w:val="001973B5"/>
    <w:rsid w:val="0019747D"/>
    <w:rsid w:val="00197B17"/>
    <w:rsid w:val="00197D0F"/>
    <w:rsid w:val="00197ED8"/>
    <w:rsid w:val="001A0793"/>
    <w:rsid w:val="001A0E3F"/>
    <w:rsid w:val="001A1176"/>
    <w:rsid w:val="001A12A1"/>
    <w:rsid w:val="001A14BD"/>
    <w:rsid w:val="001A1CBB"/>
    <w:rsid w:val="001A1F43"/>
    <w:rsid w:val="001A261E"/>
    <w:rsid w:val="001A2B42"/>
    <w:rsid w:val="001A2DA5"/>
    <w:rsid w:val="001A30A6"/>
    <w:rsid w:val="001A39A9"/>
    <w:rsid w:val="001A3A3B"/>
    <w:rsid w:val="001A3C18"/>
    <w:rsid w:val="001A3E1C"/>
    <w:rsid w:val="001A43C5"/>
    <w:rsid w:val="001A44AE"/>
    <w:rsid w:val="001A4532"/>
    <w:rsid w:val="001A4E19"/>
    <w:rsid w:val="001A4F62"/>
    <w:rsid w:val="001A5386"/>
    <w:rsid w:val="001A5441"/>
    <w:rsid w:val="001A54DE"/>
    <w:rsid w:val="001A62C3"/>
    <w:rsid w:val="001A6949"/>
    <w:rsid w:val="001A712F"/>
    <w:rsid w:val="001B08F5"/>
    <w:rsid w:val="001B0E99"/>
    <w:rsid w:val="001B13A2"/>
    <w:rsid w:val="001B15AE"/>
    <w:rsid w:val="001B189B"/>
    <w:rsid w:val="001B19BE"/>
    <w:rsid w:val="001B23D6"/>
    <w:rsid w:val="001B2519"/>
    <w:rsid w:val="001B3344"/>
    <w:rsid w:val="001B352E"/>
    <w:rsid w:val="001B3532"/>
    <w:rsid w:val="001B3809"/>
    <w:rsid w:val="001B3939"/>
    <w:rsid w:val="001B3AEA"/>
    <w:rsid w:val="001B3DBB"/>
    <w:rsid w:val="001B43C1"/>
    <w:rsid w:val="001B43FF"/>
    <w:rsid w:val="001B44BC"/>
    <w:rsid w:val="001B4609"/>
    <w:rsid w:val="001B4C7A"/>
    <w:rsid w:val="001B5170"/>
    <w:rsid w:val="001B523B"/>
    <w:rsid w:val="001B575C"/>
    <w:rsid w:val="001B57BF"/>
    <w:rsid w:val="001B5827"/>
    <w:rsid w:val="001B5AC1"/>
    <w:rsid w:val="001B5CEB"/>
    <w:rsid w:val="001B5D03"/>
    <w:rsid w:val="001B5D81"/>
    <w:rsid w:val="001B6038"/>
    <w:rsid w:val="001B60BD"/>
    <w:rsid w:val="001B6145"/>
    <w:rsid w:val="001B61BB"/>
    <w:rsid w:val="001B62AE"/>
    <w:rsid w:val="001B64A1"/>
    <w:rsid w:val="001B6986"/>
    <w:rsid w:val="001B73AF"/>
    <w:rsid w:val="001B771F"/>
    <w:rsid w:val="001B79D8"/>
    <w:rsid w:val="001B7C5D"/>
    <w:rsid w:val="001B7D15"/>
    <w:rsid w:val="001B7E07"/>
    <w:rsid w:val="001C0AA6"/>
    <w:rsid w:val="001C0DB4"/>
    <w:rsid w:val="001C185B"/>
    <w:rsid w:val="001C1C0D"/>
    <w:rsid w:val="001C236B"/>
    <w:rsid w:val="001C23BD"/>
    <w:rsid w:val="001C2A4B"/>
    <w:rsid w:val="001C2B22"/>
    <w:rsid w:val="001C2CBD"/>
    <w:rsid w:val="001C2E5A"/>
    <w:rsid w:val="001C33A7"/>
    <w:rsid w:val="001C3644"/>
    <w:rsid w:val="001C3BDD"/>
    <w:rsid w:val="001C3ED3"/>
    <w:rsid w:val="001C4595"/>
    <w:rsid w:val="001C47C8"/>
    <w:rsid w:val="001C4AB0"/>
    <w:rsid w:val="001C4B13"/>
    <w:rsid w:val="001C5178"/>
    <w:rsid w:val="001C51CD"/>
    <w:rsid w:val="001C5200"/>
    <w:rsid w:val="001C586D"/>
    <w:rsid w:val="001C5AD7"/>
    <w:rsid w:val="001C6B5C"/>
    <w:rsid w:val="001C711B"/>
    <w:rsid w:val="001C797C"/>
    <w:rsid w:val="001C7CD9"/>
    <w:rsid w:val="001C7E39"/>
    <w:rsid w:val="001D0207"/>
    <w:rsid w:val="001D02E9"/>
    <w:rsid w:val="001D072F"/>
    <w:rsid w:val="001D0CAA"/>
    <w:rsid w:val="001D0FD1"/>
    <w:rsid w:val="001D161F"/>
    <w:rsid w:val="001D1EA7"/>
    <w:rsid w:val="001D1F4E"/>
    <w:rsid w:val="001D2119"/>
    <w:rsid w:val="001D26DC"/>
    <w:rsid w:val="001D29A6"/>
    <w:rsid w:val="001D34DC"/>
    <w:rsid w:val="001D3D0C"/>
    <w:rsid w:val="001D4DD7"/>
    <w:rsid w:val="001D55B2"/>
    <w:rsid w:val="001D569C"/>
    <w:rsid w:val="001D5990"/>
    <w:rsid w:val="001D5A53"/>
    <w:rsid w:val="001D5A71"/>
    <w:rsid w:val="001D5F20"/>
    <w:rsid w:val="001D5F72"/>
    <w:rsid w:val="001D6558"/>
    <w:rsid w:val="001D6A55"/>
    <w:rsid w:val="001D6C76"/>
    <w:rsid w:val="001D7298"/>
    <w:rsid w:val="001D7482"/>
    <w:rsid w:val="001E0663"/>
    <w:rsid w:val="001E0CA7"/>
    <w:rsid w:val="001E0F2B"/>
    <w:rsid w:val="001E0F76"/>
    <w:rsid w:val="001E0FD4"/>
    <w:rsid w:val="001E12F5"/>
    <w:rsid w:val="001E13F2"/>
    <w:rsid w:val="001E1665"/>
    <w:rsid w:val="001E1D0A"/>
    <w:rsid w:val="001E250F"/>
    <w:rsid w:val="001E274D"/>
    <w:rsid w:val="001E2879"/>
    <w:rsid w:val="001E2AF6"/>
    <w:rsid w:val="001E2B47"/>
    <w:rsid w:val="001E2C7B"/>
    <w:rsid w:val="001E2D11"/>
    <w:rsid w:val="001E2E5B"/>
    <w:rsid w:val="001E335B"/>
    <w:rsid w:val="001E33CB"/>
    <w:rsid w:val="001E3664"/>
    <w:rsid w:val="001E3D93"/>
    <w:rsid w:val="001E42F2"/>
    <w:rsid w:val="001E4863"/>
    <w:rsid w:val="001E4E16"/>
    <w:rsid w:val="001E4EEB"/>
    <w:rsid w:val="001E552E"/>
    <w:rsid w:val="001E5D1C"/>
    <w:rsid w:val="001E5F50"/>
    <w:rsid w:val="001E6681"/>
    <w:rsid w:val="001E7858"/>
    <w:rsid w:val="001E7B6B"/>
    <w:rsid w:val="001E7D4C"/>
    <w:rsid w:val="001E7EC8"/>
    <w:rsid w:val="001F0587"/>
    <w:rsid w:val="001F071E"/>
    <w:rsid w:val="001F0927"/>
    <w:rsid w:val="001F09DD"/>
    <w:rsid w:val="001F0CCC"/>
    <w:rsid w:val="001F0E6B"/>
    <w:rsid w:val="001F0FE5"/>
    <w:rsid w:val="001F125D"/>
    <w:rsid w:val="001F143D"/>
    <w:rsid w:val="001F20DA"/>
    <w:rsid w:val="001F2416"/>
    <w:rsid w:val="001F25AF"/>
    <w:rsid w:val="001F2943"/>
    <w:rsid w:val="001F2B0B"/>
    <w:rsid w:val="001F2D9A"/>
    <w:rsid w:val="001F329C"/>
    <w:rsid w:val="001F33D6"/>
    <w:rsid w:val="001F39D3"/>
    <w:rsid w:val="001F3CB4"/>
    <w:rsid w:val="001F3CF6"/>
    <w:rsid w:val="001F4044"/>
    <w:rsid w:val="001F4527"/>
    <w:rsid w:val="001F4725"/>
    <w:rsid w:val="001F4AAD"/>
    <w:rsid w:val="001F5899"/>
    <w:rsid w:val="001F5A03"/>
    <w:rsid w:val="001F5E08"/>
    <w:rsid w:val="001F5E09"/>
    <w:rsid w:val="001F6B90"/>
    <w:rsid w:val="001F6BA4"/>
    <w:rsid w:val="001F6BD7"/>
    <w:rsid w:val="001F6C57"/>
    <w:rsid w:val="001F6F4F"/>
    <w:rsid w:val="001F7256"/>
    <w:rsid w:val="001F78B2"/>
    <w:rsid w:val="001F7CDE"/>
    <w:rsid w:val="001F7F08"/>
    <w:rsid w:val="0020004E"/>
    <w:rsid w:val="002002F7"/>
    <w:rsid w:val="0020038E"/>
    <w:rsid w:val="0020045D"/>
    <w:rsid w:val="00200669"/>
    <w:rsid w:val="00200A1A"/>
    <w:rsid w:val="002012C8"/>
    <w:rsid w:val="00201399"/>
    <w:rsid w:val="00201828"/>
    <w:rsid w:val="00201A63"/>
    <w:rsid w:val="00201A74"/>
    <w:rsid w:val="0020222E"/>
    <w:rsid w:val="00202CC9"/>
    <w:rsid w:val="00202E3A"/>
    <w:rsid w:val="00203427"/>
    <w:rsid w:val="0020357D"/>
    <w:rsid w:val="00203716"/>
    <w:rsid w:val="00203DF2"/>
    <w:rsid w:val="00204139"/>
    <w:rsid w:val="00205064"/>
    <w:rsid w:val="002052C4"/>
    <w:rsid w:val="00205349"/>
    <w:rsid w:val="00205A9B"/>
    <w:rsid w:val="0020610F"/>
    <w:rsid w:val="00206C78"/>
    <w:rsid w:val="00206D6A"/>
    <w:rsid w:val="00207124"/>
    <w:rsid w:val="002078C0"/>
    <w:rsid w:val="00210616"/>
    <w:rsid w:val="00210786"/>
    <w:rsid w:val="002108A7"/>
    <w:rsid w:val="00210FA4"/>
    <w:rsid w:val="002110B1"/>
    <w:rsid w:val="00211180"/>
    <w:rsid w:val="002120B0"/>
    <w:rsid w:val="00212A08"/>
    <w:rsid w:val="00214294"/>
    <w:rsid w:val="00214B05"/>
    <w:rsid w:val="00214B46"/>
    <w:rsid w:val="00214CA1"/>
    <w:rsid w:val="00214D41"/>
    <w:rsid w:val="00214F98"/>
    <w:rsid w:val="002154AA"/>
    <w:rsid w:val="002156FF"/>
    <w:rsid w:val="0021580A"/>
    <w:rsid w:val="002159E3"/>
    <w:rsid w:val="00215E3F"/>
    <w:rsid w:val="00216133"/>
    <w:rsid w:val="0021704C"/>
    <w:rsid w:val="00217168"/>
    <w:rsid w:val="00217E88"/>
    <w:rsid w:val="002208C2"/>
    <w:rsid w:val="002210CB"/>
    <w:rsid w:val="00221534"/>
    <w:rsid w:val="002216FA"/>
    <w:rsid w:val="0022199F"/>
    <w:rsid w:val="00221EFF"/>
    <w:rsid w:val="00222046"/>
    <w:rsid w:val="0022247D"/>
    <w:rsid w:val="00222713"/>
    <w:rsid w:val="002227AD"/>
    <w:rsid w:val="00222B26"/>
    <w:rsid w:val="0022304D"/>
    <w:rsid w:val="0022388E"/>
    <w:rsid w:val="00223E1D"/>
    <w:rsid w:val="00223F8D"/>
    <w:rsid w:val="00223FC7"/>
    <w:rsid w:val="0022431D"/>
    <w:rsid w:val="00224ACA"/>
    <w:rsid w:val="00224CDB"/>
    <w:rsid w:val="0022548B"/>
    <w:rsid w:val="0022589F"/>
    <w:rsid w:val="002259C5"/>
    <w:rsid w:val="00225CFA"/>
    <w:rsid w:val="00225D47"/>
    <w:rsid w:val="002260E3"/>
    <w:rsid w:val="002262AE"/>
    <w:rsid w:val="002276C6"/>
    <w:rsid w:val="00227C7C"/>
    <w:rsid w:val="00227EA9"/>
    <w:rsid w:val="0023063C"/>
    <w:rsid w:val="00230652"/>
    <w:rsid w:val="00230C10"/>
    <w:rsid w:val="00230CF0"/>
    <w:rsid w:val="00230DB6"/>
    <w:rsid w:val="00230E97"/>
    <w:rsid w:val="00230EF9"/>
    <w:rsid w:val="00230F27"/>
    <w:rsid w:val="0023101D"/>
    <w:rsid w:val="002311A8"/>
    <w:rsid w:val="0023169B"/>
    <w:rsid w:val="00231985"/>
    <w:rsid w:val="00231EA2"/>
    <w:rsid w:val="002322B0"/>
    <w:rsid w:val="002326A4"/>
    <w:rsid w:val="00232722"/>
    <w:rsid w:val="00232A88"/>
    <w:rsid w:val="00232C85"/>
    <w:rsid w:val="002338A5"/>
    <w:rsid w:val="00233EDB"/>
    <w:rsid w:val="00234201"/>
    <w:rsid w:val="00234EB7"/>
    <w:rsid w:val="00235785"/>
    <w:rsid w:val="002363E7"/>
    <w:rsid w:val="002365F0"/>
    <w:rsid w:val="00236ADE"/>
    <w:rsid w:val="00236B9C"/>
    <w:rsid w:val="00236D3C"/>
    <w:rsid w:val="00237EC7"/>
    <w:rsid w:val="00240F97"/>
    <w:rsid w:val="00241479"/>
    <w:rsid w:val="00242641"/>
    <w:rsid w:val="0024287D"/>
    <w:rsid w:val="00242AD8"/>
    <w:rsid w:val="00242B02"/>
    <w:rsid w:val="00243454"/>
    <w:rsid w:val="00243537"/>
    <w:rsid w:val="002437AC"/>
    <w:rsid w:val="002437B1"/>
    <w:rsid w:val="002438C4"/>
    <w:rsid w:val="002439DE"/>
    <w:rsid w:val="00244370"/>
    <w:rsid w:val="00244535"/>
    <w:rsid w:val="00244A43"/>
    <w:rsid w:val="00244A79"/>
    <w:rsid w:val="002450D3"/>
    <w:rsid w:val="00245351"/>
    <w:rsid w:val="00245B2F"/>
    <w:rsid w:val="00245E0E"/>
    <w:rsid w:val="00246024"/>
    <w:rsid w:val="002464BE"/>
    <w:rsid w:val="002465F7"/>
    <w:rsid w:val="00246C40"/>
    <w:rsid w:val="00246D4C"/>
    <w:rsid w:val="002471E3"/>
    <w:rsid w:val="002479B9"/>
    <w:rsid w:val="002479EF"/>
    <w:rsid w:val="00247FB5"/>
    <w:rsid w:val="00251631"/>
    <w:rsid w:val="002516CE"/>
    <w:rsid w:val="002517B1"/>
    <w:rsid w:val="002521B3"/>
    <w:rsid w:val="0025239F"/>
    <w:rsid w:val="00252C38"/>
    <w:rsid w:val="00252C82"/>
    <w:rsid w:val="00252E05"/>
    <w:rsid w:val="00252FE2"/>
    <w:rsid w:val="00253298"/>
    <w:rsid w:val="00253690"/>
    <w:rsid w:val="00253985"/>
    <w:rsid w:val="00253A15"/>
    <w:rsid w:val="00253A66"/>
    <w:rsid w:val="00253F11"/>
    <w:rsid w:val="0025433C"/>
    <w:rsid w:val="00254762"/>
    <w:rsid w:val="002547C3"/>
    <w:rsid w:val="00254B76"/>
    <w:rsid w:val="00254BFC"/>
    <w:rsid w:val="00254DD8"/>
    <w:rsid w:val="002550D2"/>
    <w:rsid w:val="0025521F"/>
    <w:rsid w:val="0025588A"/>
    <w:rsid w:val="00255A8E"/>
    <w:rsid w:val="00256838"/>
    <w:rsid w:val="00256C2F"/>
    <w:rsid w:val="00256FAF"/>
    <w:rsid w:val="0025725E"/>
    <w:rsid w:val="0025756A"/>
    <w:rsid w:val="00257723"/>
    <w:rsid w:val="00257A6B"/>
    <w:rsid w:val="00257A85"/>
    <w:rsid w:val="00257D56"/>
    <w:rsid w:val="002600AA"/>
    <w:rsid w:val="00260527"/>
    <w:rsid w:val="002614FD"/>
    <w:rsid w:val="00261580"/>
    <w:rsid w:val="0026172B"/>
    <w:rsid w:val="002617C3"/>
    <w:rsid w:val="00261D0B"/>
    <w:rsid w:val="00262024"/>
    <w:rsid w:val="002622F4"/>
    <w:rsid w:val="00262601"/>
    <w:rsid w:val="00262610"/>
    <w:rsid w:val="00262740"/>
    <w:rsid w:val="00262E5B"/>
    <w:rsid w:val="0026327C"/>
    <w:rsid w:val="002633E8"/>
    <w:rsid w:val="00263828"/>
    <w:rsid w:val="00263889"/>
    <w:rsid w:val="00263A27"/>
    <w:rsid w:val="00263A52"/>
    <w:rsid w:val="00263CDE"/>
    <w:rsid w:val="00263E8E"/>
    <w:rsid w:val="0026440C"/>
    <w:rsid w:val="00264499"/>
    <w:rsid w:val="00264628"/>
    <w:rsid w:val="00265129"/>
    <w:rsid w:val="0026568B"/>
    <w:rsid w:val="0026580A"/>
    <w:rsid w:val="00265842"/>
    <w:rsid w:val="00265957"/>
    <w:rsid w:val="00265F52"/>
    <w:rsid w:val="00266C97"/>
    <w:rsid w:val="00266D5C"/>
    <w:rsid w:val="0026739F"/>
    <w:rsid w:val="002674F6"/>
    <w:rsid w:val="00267DD0"/>
    <w:rsid w:val="0027008F"/>
    <w:rsid w:val="00270273"/>
    <w:rsid w:val="002704B0"/>
    <w:rsid w:val="00270E79"/>
    <w:rsid w:val="002713D6"/>
    <w:rsid w:val="00271924"/>
    <w:rsid w:val="00271C96"/>
    <w:rsid w:val="00271FA7"/>
    <w:rsid w:val="002724F9"/>
    <w:rsid w:val="002726AF"/>
    <w:rsid w:val="0027270B"/>
    <w:rsid w:val="002729F2"/>
    <w:rsid w:val="00272CD6"/>
    <w:rsid w:val="00272F03"/>
    <w:rsid w:val="0027366B"/>
    <w:rsid w:val="0027375B"/>
    <w:rsid w:val="002738CD"/>
    <w:rsid w:val="00273B47"/>
    <w:rsid w:val="00273BB8"/>
    <w:rsid w:val="00273C23"/>
    <w:rsid w:val="00273CBF"/>
    <w:rsid w:val="0027465E"/>
    <w:rsid w:val="00275048"/>
    <w:rsid w:val="002750BD"/>
    <w:rsid w:val="00275413"/>
    <w:rsid w:val="0027577B"/>
    <w:rsid w:val="0027606C"/>
    <w:rsid w:val="0027638F"/>
    <w:rsid w:val="002766A7"/>
    <w:rsid w:val="002767DD"/>
    <w:rsid w:val="002769F8"/>
    <w:rsid w:val="00277253"/>
    <w:rsid w:val="0027765E"/>
    <w:rsid w:val="00277689"/>
    <w:rsid w:val="00277700"/>
    <w:rsid w:val="00277A4C"/>
    <w:rsid w:val="00277EE0"/>
    <w:rsid w:val="00280225"/>
    <w:rsid w:val="00280344"/>
    <w:rsid w:val="00280656"/>
    <w:rsid w:val="0028068A"/>
    <w:rsid w:val="00281692"/>
    <w:rsid w:val="002817CC"/>
    <w:rsid w:val="00282174"/>
    <w:rsid w:val="002825D7"/>
    <w:rsid w:val="00282868"/>
    <w:rsid w:val="00282BAD"/>
    <w:rsid w:val="002831BA"/>
    <w:rsid w:val="002831F6"/>
    <w:rsid w:val="002832BB"/>
    <w:rsid w:val="002838E9"/>
    <w:rsid w:val="00283AC0"/>
    <w:rsid w:val="00283C82"/>
    <w:rsid w:val="00283D26"/>
    <w:rsid w:val="0028410F"/>
    <w:rsid w:val="00284202"/>
    <w:rsid w:val="002847E3"/>
    <w:rsid w:val="00284842"/>
    <w:rsid w:val="002853C9"/>
    <w:rsid w:val="00285616"/>
    <w:rsid w:val="002861BD"/>
    <w:rsid w:val="00286D1E"/>
    <w:rsid w:val="00286DED"/>
    <w:rsid w:val="00286F3F"/>
    <w:rsid w:val="002875C8"/>
    <w:rsid w:val="002878E0"/>
    <w:rsid w:val="00290268"/>
    <w:rsid w:val="00290533"/>
    <w:rsid w:val="00290657"/>
    <w:rsid w:val="00290B15"/>
    <w:rsid w:val="0029102A"/>
    <w:rsid w:val="00293C17"/>
    <w:rsid w:val="00293C1A"/>
    <w:rsid w:val="00293CF8"/>
    <w:rsid w:val="002940D6"/>
    <w:rsid w:val="0029422C"/>
    <w:rsid w:val="0029479D"/>
    <w:rsid w:val="00294988"/>
    <w:rsid w:val="00294A8E"/>
    <w:rsid w:val="00294CE6"/>
    <w:rsid w:val="00294F83"/>
    <w:rsid w:val="002951C4"/>
    <w:rsid w:val="002952CF"/>
    <w:rsid w:val="002957F7"/>
    <w:rsid w:val="002959A7"/>
    <w:rsid w:val="00295C3F"/>
    <w:rsid w:val="0029612E"/>
    <w:rsid w:val="002964D3"/>
    <w:rsid w:val="00296538"/>
    <w:rsid w:val="00296B33"/>
    <w:rsid w:val="00297532"/>
    <w:rsid w:val="00297CE0"/>
    <w:rsid w:val="002A01E2"/>
    <w:rsid w:val="002A03B4"/>
    <w:rsid w:val="002A0500"/>
    <w:rsid w:val="002A09B5"/>
    <w:rsid w:val="002A0DD6"/>
    <w:rsid w:val="002A113A"/>
    <w:rsid w:val="002A1462"/>
    <w:rsid w:val="002A1966"/>
    <w:rsid w:val="002A1D5D"/>
    <w:rsid w:val="002A2041"/>
    <w:rsid w:val="002A235B"/>
    <w:rsid w:val="002A2E74"/>
    <w:rsid w:val="002A31B4"/>
    <w:rsid w:val="002A358B"/>
    <w:rsid w:val="002A3689"/>
    <w:rsid w:val="002A3753"/>
    <w:rsid w:val="002A3A51"/>
    <w:rsid w:val="002A3C05"/>
    <w:rsid w:val="002A45B9"/>
    <w:rsid w:val="002A4D36"/>
    <w:rsid w:val="002A5285"/>
    <w:rsid w:val="002A56E4"/>
    <w:rsid w:val="002A56F5"/>
    <w:rsid w:val="002A59B6"/>
    <w:rsid w:val="002A59BA"/>
    <w:rsid w:val="002A5C9D"/>
    <w:rsid w:val="002A62E7"/>
    <w:rsid w:val="002A62FC"/>
    <w:rsid w:val="002A6347"/>
    <w:rsid w:val="002A6875"/>
    <w:rsid w:val="002A76B3"/>
    <w:rsid w:val="002A76F9"/>
    <w:rsid w:val="002A7C5B"/>
    <w:rsid w:val="002B0153"/>
    <w:rsid w:val="002B0462"/>
    <w:rsid w:val="002B048A"/>
    <w:rsid w:val="002B06BC"/>
    <w:rsid w:val="002B0926"/>
    <w:rsid w:val="002B093C"/>
    <w:rsid w:val="002B094C"/>
    <w:rsid w:val="002B0C82"/>
    <w:rsid w:val="002B0D45"/>
    <w:rsid w:val="002B0D5F"/>
    <w:rsid w:val="002B1558"/>
    <w:rsid w:val="002B1A2B"/>
    <w:rsid w:val="002B1D6D"/>
    <w:rsid w:val="002B25EB"/>
    <w:rsid w:val="002B26B8"/>
    <w:rsid w:val="002B2CD9"/>
    <w:rsid w:val="002B2CEB"/>
    <w:rsid w:val="002B2E9B"/>
    <w:rsid w:val="002B35A5"/>
    <w:rsid w:val="002B387E"/>
    <w:rsid w:val="002B45DF"/>
    <w:rsid w:val="002B48FA"/>
    <w:rsid w:val="002B4A1A"/>
    <w:rsid w:val="002B4CB1"/>
    <w:rsid w:val="002B4D86"/>
    <w:rsid w:val="002B534D"/>
    <w:rsid w:val="002B54CC"/>
    <w:rsid w:val="002B57D7"/>
    <w:rsid w:val="002B5D12"/>
    <w:rsid w:val="002B5F7E"/>
    <w:rsid w:val="002B63AC"/>
    <w:rsid w:val="002B65FB"/>
    <w:rsid w:val="002B6780"/>
    <w:rsid w:val="002B70BB"/>
    <w:rsid w:val="002B70D6"/>
    <w:rsid w:val="002B7407"/>
    <w:rsid w:val="002B7659"/>
    <w:rsid w:val="002B7CA1"/>
    <w:rsid w:val="002B7D11"/>
    <w:rsid w:val="002C00E4"/>
    <w:rsid w:val="002C01E0"/>
    <w:rsid w:val="002C05F1"/>
    <w:rsid w:val="002C0978"/>
    <w:rsid w:val="002C0A8E"/>
    <w:rsid w:val="002C0C3E"/>
    <w:rsid w:val="002C15B7"/>
    <w:rsid w:val="002C169F"/>
    <w:rsid w:val="002C1A01"/>
    <w:rsid w:val="002C2247"/>
    <w:rsid w:val="002C2B25"/>
    <w:rsid w:val="002C3691"/>
    <w:rsid w:val="002C392C"/>
    <w:rsid w:val="002C3B4A"/>
    <w:rsid w:val="002C3E63"/>
    <w:rsid w:val="002C42E3"/>
    <w:rsid w:val="002C47C6"/>
    <w:rsid w:val="002C482A"/>
    <w:rsid w:val="002C5080"/>
    <w:rsid w:val="002C5CAB"/>
    <w:rsid w:val="002C676B"/>
    <w:rsid w:val="002C6C2F"/>
    <w:rsid w:val="002C6C61"/>
    <w:rsid w:val="002C78A6"/>
    <w:rsid w:val="002C7941"/>
    <w:rsid w:val="002C7A53"/>
    <w:rsid w:val="002C7AAF"/>
    <w:rsid w:val="002C7FA0"/>
    <w:rsid w:val="002D0B55"/>
    <w:rsid w:val="002D0B9F"/>
    <w:rsid w:val="002D0BFF"/>
    <w:rsid w:val="002D0C94"/>
    <w:rsid w:val="002D104C"/>
    <w:rsid w:val="002D14F1"/>
    <w:rsid w:val="002D153B"/>
    <w:rsid w:val="002D16A7"/>
    <w:rsid w:val="002D1EA9"/>
    <w:rsid w:val="002D21ED"/>
    <w:rsid w:val="002D25C1"/>
    <w:rsid w:val="002D2AF2"/>
    <w:rsid w:val="002D339C"/>
    <w:rsid w:val="002D380A"/>
    <w:rsid w:val="002D38A3"/>
    <w:rsid w:val="002D3F63"/>
    <w:rsid w:val="002D4994"/>
    <w:rsid w:val="002D4D34"/>
    <w:rsid w:val="002D57E8"/>
    <w:rsid w:val="002D599D"/>
    <w:rsid w:val="002D6008"/>
    <w:rsid w:val="002D6248"/>
    <w:rsid w:val="002D66ED"/>
    <w:rsid w:val="002D690B"/>
    <w:rsid w:val="002D753D"/>
    <w:rsid w:val="002D771C"/>
    <w:rsid w:val="002D79BA"/>
    <w:rsid w:val="002D7AE3"/>
    <w:rsid w:val="002E0A02"/>
    <w:rsid w:val="002E0ADD"/>
    <w:rsid w:val="002E0CF7"/>
    <w:rsid w:val="002E0FA6"/>
    <w:rsid w:val="002E11BB"/>
    <w:rsid w:val="002E1382"/>
    <w:rsid w:val="002E1603"/>
    <w:rsid w:val="002E20F0"/>
    <w:rsid w:val="002E25D7"/>
    <w:rsid w:val="002E2C86"/>
    <w:rsid w:val="002E309F"/>
    <w:rsid w:val="002E3856"/>
    <w:rsid w:val="002E3894"/>
    <w:rsid w:val="002E3FE1"/>
    <w:rsid w:val="002E4A15"/>
    <w:rsid w:val="002E5115"/>
    <w:rsid w:val="002E576B"/>
    <w:rsid w:val="002E58D9"/>
    <w:rsid w:val="002E6716"/>
    <w:rsid w:val="002E6AD5"/>
    <w:rsid w:val="002E6EC5"/>
    <w:rsid w:val="002E72FA"/>
    <w:rsid w:val="002E746E"/>
    <w:rsid w:val="002E761A"/>
    <w:rsid w:val="002E7C40"/>
    <w:rsid w:val="002E7D6D"/>
    <w:rsid w:val="002E7EE9"/>
    <w:rsid w:val="002F02C3"/>
    <w:rsid w:val="002F038B"/>
    <w:rsid w:val="002F099D"/>
    <w:rsid w:val="002F11A2"/>
    <w:rsid w:val="002F137B"/>
    <w:rsid w:val="002F146B"/>
    <w:rsid w:val="002F1758"/>
    <w:rsid w:val="002F1865"/>
    <w:rsid w:val="002F18DB"/>
    <w:rsid w:val="002F1D38"/>
    <w:rsid w:val="002F1E26"/>
    <w:rsid w:val="002F2086"/>
    <w:rsid w:val="002F228A"/>
    <w:rsid w:val="002F2FA0"/>
    <w:rsid w:val="002F327A"/>
    <w:rsid w:val="002F34FE"/>
    <w:rsid w:val="002F3514"/>
    <w:rsid w:val="002F3965"/>
    <w:rsid w:val="002F3A59"/>
    <w:rsid w:val="002F3EA5"/>
    <w:rsid w:val="002F3F2C"/>
    <w:rsid w:val="002F417C"/>
    <w:rsid w:val="002F44D2"/>
    <w:rsid w:val="002F4FBE"/>
    <w:rsid w:val="002F5766"/>
    <w:rsid w:val="002F5C86"/>
    <w:rsid w:val="002F67B4"/>
    <w:rsid w:val="002F6B03"/>
    <w:rsid w:val="002F761B"/>
    <w:rsid w:val="002F7888"/>
    <w:rsid w:val="002F7949"/>
    <w:rsid w:val="002F7DF3"/>
    <w:rsid w:val="00300AAF"/>
    <w:rsid w:val="00300B82"/>
    <w:rsid w:val="00300BF0"/>
    <w:rsid w:val="003010A1"/>
    <w:rsid w:val="0030153A"/>
    <w:rsid w:val="00301B56"/>
    <w:rsid w:val="00301CC3"/>
    <w:rsid w:val="00302440"/>
    <w:rsid w:val="0030245F"/>
    <w:rsid w:val="00302793"/>
    <w:rsid w:val="00302E2B"/>
    <w:rsid w:val="00303598"/>
    <w:rsid w:val="00303B3A"/>
    <w:rsid w:val="0030416F"/>
    <w:rsid w:val="003046A0"/>
    <w:rsid w:val="003049C9"/>
    <w:rsid w:val="00304B97"/>
    <w:rsid w:val="00305578"/>
    <w:rsid w:val="00305735"/>
    <w:rsid w:val="00305B1A"/>
    <w:rsid w:val="00305D46"/>
    <w:rsid w:val="00305E19"/>
    <w:rsid w:val="00305EC2"/>
    <w:rsid w:val="00305FA6"/>
    <w:rsid w:val="00306A7C"/>
    <w:rsid w:val="00306CB4"/>
    <w:rsid w:val="00306EE4"/>
    <w:rsid w:val="00307726"/>
    <w:rsid w:val="00307963"/>
    <w:rsid w:val="00307A3C"/>
    <w:rsid w:val="00307FA5"/>
    <w:rsid w:val="0031062C"/>
    <w:rsid w:val="0031064A"/>
    <w:rsid w:val="00310C2D"/>
    <w:rsid w:val="00310E86"/>
    <w:rsid w:val="003115E5"/>
    <w:rsid w:val="00311DC0"/>
    <w:rsid w:val="00311DE2"/>
    <w:rsid w:val="00312064"/>
    <w:rsid w:val="0031227F"/>
    <w:rsid w:val="00312342"/>
    <w:rsid w:val="00312484"/>
    <w:rsid w:val="00312A7F"/>
    <w:rsid w:val="00312D02"/>
    <w:rsid w:val="00312DB3"/>
    <w:rsid w:val="00313012"/>
    <w:rsid w:val="003131EF"/>
    <w:rsid w:val="003131F4"/>
    <w:rsid w:val="0031361C"/>
    <w:rsid w:val="0031369B"/>
    <w:rsid w:val="00313985"/>
    <w:rsid w:val="00313BCC"/>
    <w:rsid w:val="003141D4"/>
    <w:rsid w:val="0031447F"/>
    <w:rsid w:val="00314952"/>
    <w:rsid w:val="003158CB"/>
    <w:rsid w:val="00315BD7"/>
    <w:rsid w:val="0031642F"/>
    <w:rsid w:val="003164FA"/>
    <w:rsid w:val="00316A27"/>
    <w:rsid w:val="00316ED1"/>
    <w:rsid w:val="003171D1"/>
    <w:rsid w:val="003172CC"/>
    <w:rsid w:val="003173E7"/>
    <w:rsid w:val="0031750F"/>
    <w:rsid w:val="003177FB"/>
    <w:rsid w:val="0031787B"/>
    <w:rsid w:val="00317BE1"/>
    <w:rsid w:val="00317C5C"/>
    <w:rsid w:val="00317DAC"/>
    <w:rsid w:val="00317EC9"/>
    <w:rsid w:val="00320153"/>
    <w:rsid w:val="003201E2"/>
    <w:rsid w:val="003203DC"/>
    <w:rsid w:val="00320827"/>
    <w:rsid w:val="003209AC"/>
    <w:rsid w:val="003210C0"/>
    <w:rsid w:val="0032155A"/>
    <w:rsid w:val="00321869"/>
    <w:rsid w:val="003218A8"/>
    <w:rsid w:val="00321A7E"/>
    <w:rsid w:val="00321EB5"/>
    <w:rsid w:val="0032206F"/>
    <w:rsid w:val="0032239D"/>
    <w:rsid w:val="00322F39"/>
    <w:rsid w:val="00322FAE"/>
    <w:rsid w:val="00323685"/>
    <w:rsid w:val="003239DA"/>
    <w:rsid w:val="00324638"/>
    <w:rsid w:val="003248A4"/>
    <w:rsid w:val="00324D29"/>
    <w:rsid w:val="00324D78"/>
    <w:rsid w:val="00324DC8"/>
    <w:rsid w:val="00324DEC"/>
    <w:rsid w:val="0032513A"/>
    <w:rsid w:val="0032562E"/>
    <w:rsid w:val="0032569C"/>
    <w:rsid w:val="00325702"/>
    <w:rsid w:val="003258D8"/>
    <w:rsid w:val="00325F5B"/>
    <w:rsid w:val="003261AE"/>
    <w:rsid w:val="0032629C"/>
    <w:rsid w:val="003263CA"/>
    <w:rsid w:val="003266DF"/>
    <w:rsid w:val="003267D3"/>
    <w:rsid w:val="003268FF"/>
    <w:rsid w:val="00326BD2"/>
    <w:rsid w:val="00326CFF"/>
    <w:rsid w:val="00327359"/>
    <w:rsid w:val="003279B9"/>
    <w:rsid w:val="00330530"/>
    <w:rsid w:val="0033098A"/>
    <w:rsid w:val="003313E3"/>
    <w:rsid w:val="003318A4"/>
    <w:rsid w:val="003318EE"/>
    <w:rsid w:val="003319CF"/>
    <w:rsid w:val="00332440"/>
    <w:rsid w:val="0033261D"/>
    <w:rsid w:val="00332CFD"/>
    <w:rsid w:val="003330B6"/>
    <w:rsid w:val="00333D12"/>
    <w:rsid w:val="00334213"/>
    <w:rsid w:val="003342EC"/>
    <w:rsid w:val="00334575"/>
    <w:rsid w:val="00334E21"/>
    <w:rsid w:val="00334EF7"/>
    <w:rsid w:val="003357EA"/>
    <w:rsid w:val="00335E8B"/>
    <w:rsid w:val="00335ECE"/>
    <w:rsid w:val="0033613C"/>
    <w:rsid w:val="0033661F"/>
    <w:rsid w:val="003366A1"/>
    <w:rsid w:val="0033676F"/>
    <w:rsid w:val="003369B9"/>
    <w:rsid w:val="00336B43"/>
    <w:rsid w:val="00337075"/>
    <w:rsid w:val="003370FE"/>
    <w:rsid w:val="00337B24"/>
    <w:rsid w:val="0034001F"/>
    <w:rsid w:val="0034040E"/>
    <w:rsid w:val="00340EE7"/>
    <w:rsid w:val="00340F06"/>
    <w:rsid w:val="003415A5"/>
    <w:rsid w:val="003415B5"/>
    <w:rsid w:val="00342648"/>
    <w:rsid w:val="003427E2"/>
    <w:rsid w:val="00342840"/>
    <w:rsid w:val="00342CC0"/>
    <w:rsid w:val="00342FB3"/>
    <w:rsid w:val="0034304B"/>
    <w:rsid w:val="00343408"/>
    <w:rsid w:val="003434B6"/>
    <w:rsid w:val="003444CF"/>
    <w:rsid w:val="0034464A"/>
    <w:rsid w:val="0034470E"/>
    <w:rsid w:val="003449C8"/>
    <w:rsid w:val="00344C8D"/>
    <w:rsid w:val="00345090"/>
    <w:rsid w:val="003452A5"/>
    <w:rsid w:val="00345DA5"/>
    <w:rsid w:val="0034603D"/>
    <w:rsid w:val="00346472"/>
    <w:rsid w:val="00346785"/>
    <w:rsid w:val="00346AB0"/>
    <w:rsid w:val="00346BC1"/>
    <w:rsid w:val="00347071"/>
    <w:rsid w:val="0034753F"/>
    <w:rsid w:val="00347B0C"/>
    <w:rsid w:val="00347BDD"/>
    <w:rsid w:val="00347E5D"/>
    <w:rsid w:val="00350356"/>
    <w:rsid w:val="0035093B"/>
    <w:rsid w:val="00350E92"/>
    <w:rsid w:val="00350F89"/>
    <w:rsid w:val="00351038"/>
    <w:rsid w:val="00351AB9"/>
    <w:rsid w:val="00352326"/>
    <w:rsid w:val="0035236B"/>
    <w:rsid w:val="00352748"/>
    <w:rsid w:val="00352A99"/>
    <w:rsid w:val="00352D38"/>
    <w:rsid w:val="00352FA4"/>
    <w:rsid w:val="00353533"/>
    <w:rsid w:val="00353771"/>
    <w:rsid w:val="00353BCC"/>
    <w:rsid w:val="00353CD8"/>
    <w:rsid w:val="00353F13"/>
    <w:rsid w:val="00353F91"/>
    <w:rsid w:val="00353FD7"/>
    <w:rsid w:val="00354032"/>
    <w:rsid w:val="003545A0"/>
    <w:rsid w:val="003546A8"/>
    <w:rsid w:val="00354DB9"/>
    <w:rsid w:val="003558AC"/>
    <w:rsid w:val="00355D09"/>
    <w:rsid w:val="00355EDE"/>
    <w:rsid w:val="00355F90"/>
    <w:rsid w:val="003561D6"/>
    <w:rsid w:val="0035637A"/>
    <w:rsid w:val="00356694"/>
    <w:rsid w:val="0035674F"/>
    <w:rsid w:val="00357248"/>
    <w:rsid w:val="0035746A"/>
    <w:rsid w:val="003574B9"/>
    <w:rsid w:val="003601BC"/>
    <w:rsid w:val="003603AF"/>
    <w:rsid w:val="0036061C"/>
    <w:rsid w:val="00360AB1"/>
    <w:rsid w:val="00361045"/>
    <w:rsid w:val="00361AFF"/>
    <w:rsid w:val="00361B6B"/>
    <w:rsid w:val="00361E47"/>
    <w:rsid w:val="003629AF"/>
    <w:rsid w:val="003630F4"/>
    <w:rsid w:val="003637D0"/>
    <w:rsid w:val="003638BE"/>
    <w:rsid w:val="00363A57"/>
    <w:rsid w:val="00363A73"/>
    <w:rsid w:val="00363BA6"/>
    <w:rsid w:val="00363DC8"/>
    <w:rsid w:val="00364028"/>
    <w:rsid w:val="0036422E"/>
    <w:rsid w:val="00364C3B"/>
    <w:rsid w:val="00365541"/>
    <w:rsid w:val="003657DE"/>
    <w:rsid w:val="00365983"/>
    <w:rsid w:val="00365AAA"/>
    <w:rsid w:val="00365AF9"/>
    <w:rsid w:val="00365DE9"/>
    <w:rsid w:val="00366491"/>
    <w:rsid w:val="0036690A"/>
    <w:rsid w:val="00366C7E"/>
    <w:rsid w:val="0036757E"/>
    <w:rsid w:val="00367581"/>
    <w:rsid w:val="0037032D"/>
    <w:rsid w:val="003703E3"/>
    <w:rsid w:val="00370DF1"/>
    <w:rsid w:val="00370EC2"/>
    <w:rsid w:val="00371028"/>
    <w:rsid w:val="0037106D"/>
    <w:rsid w:val="0037125F"/>
    <w:rsid w:val="00371300"/>
    <w:rsid w:val="003713A5"/>
    <w:rsid w:val="003713CE"/>
    <w:rsid w:val="003715FA"/>
    <w:rsid w:val="00371720"/>
    <w:rsid w:val="003721BF"/>
    <w:rsid w:val="00372227"/>
    <w:rsid w:val="003725B1"/>
    <w:rsid w:val="003726DD"/>
    <w:rsid w:val="00372AD8"/>
    <w:rsid w:val="00373844"/>
    <w:rsid w:val="00373994"/>
    <w:rsid w:val="00374560"/>
    <w:rsid w:val="00374686"/>
    <w:rsid w:val="00374D21"/>
    <w:rsid w:val="003758D9"/>
    <w:rsid w:val="00375944"/>
    <w:rsid w:val="00375E14"/>
    <w:rsid w:val="00376541"/>
    <w:rsid w:val="00376783"/>
    <w:rsid w:val="003768F4"/>
    <w:rsid w:val="00376B90"/>
    <w:rsid w:val="00376E4E"/>
    <w:rsid w:val="00377234"/>
    <w:rsid w:val="00377408"/>
    <w:rsid w:val="00377C4D"/>
    <w:rsid w:val="00377EF8"/>
    <w:rsid w:val="0038001B"/>
    <w:rsid w:val="00380144"/>
    <w:rsid w:val="00380163"/>
    <w:rsid w:val="00380180"/>
    <w:rsid w:val="00380283"/>
    <w:rsid w:val="003802F1"/>
    <w:rsid w:val="00380500"/>
    <w:rsid w:val="003805CC"/>
    <w:rsid w:val="00380675"/>
    <w:rsid w:val="003807ED"/>
    <w:rsid w:val="003807F0"/>
    <w:rsid w:val="003808CE"/>
    <w:rsid w:val="00380AB1"/>
    <w:rsid w:val="00380BDC"/>
    <w:rsid w:val="00380C21"/>
    <w:rsid w:val="00381241"/>
    <w:rsid w:val="003812A0"/>
    <w:rsid w:val="0038143C"/>
    <w:rsid w:val="00381603"/>
    <w:rsid w:val="003819ED"/>
    <w:rsid w:val="00382514"/>
    <w:rsid w:val="003827B4"/>
    <w:rsid w:val="003828D7"/>
    <w:rsid w:val="00382A42"/>
    <w:rsid w:val="0038315F"/>
    <w:rsid w:val="00383239"/>
    <w:rsid w:val="00385414"/>
    <w:rsid w:val="0038571E"/>
    <w:rsid w:val="0038574C"/>
    <w:rsid w:val="0038606E"/>
    <w:rsid w:val="003862E9"/>
    <w:rsid w:val="0038651B"/>
    <w:rsid w:val="00386D60"/>
    <w:rsid w:val="003877D6"/>
    <w:rsid w:val="00387D86"/>
    <w:rsid w:val="0039010B"/>
    <w:rsid w:val="0039012C"/>
    <w:rsid w:val="00390281"/>
    <w:rsid w:val="0039055E"/>
    <w:rsid w:val="00390AAB"/>
    <w:rsid w:val="00390B53"/>
    <w:rsid w:val="00390C86"/>
    <w:rsid w:val="00390CA0"/>
    <w:rsid w:val="00391088"/>
    <w:rsid w:val="00391361"/>
    <w:rsid w:val="003913B3"/>
    <w:rsid w:val="003914AD"/>
    <w:rsid w:val="0039171B"/>
    <w:rsid w:val="0039197F"/>
    <w:rsid w:val="00391CCA"/>
    <w:rsid w:val="0039234F"/>
    <w:rsid w:val="00392465"/>
    <w:rsid w:val="003926B1"/>
    <w:rsid w:val="00392B1D"/>
    <w:rsid w:val="003932BA"/>
    <w:rsid w:val="0039342E"/>
    <w:rsid w:val="00393F96"/>
    <w:rsid w:val="00393FFE"/>
    <w:rsid w:val="003940C2"/>
    <w:rsid w:val="00394665"/>
    <w:rsid w:val="00394898"/>
    <w:rsid w:val="00394EA2"/>
    <w:rsid w:val="0039588C"/>
    <w:rsid w:val="00395895"/>
    <w:rsid w:val="003958F0"/>
    <w:rsid w:val="00395A2A"/>
    <w:rsid w:val="00395F0A"/>
    <w:rsid w:val="003962D2"/>
    <w:rsid w:val="00396565"/>
    <w:rsid w:val="0039685B"/>
    <w:rsid w:val="00397CCF"/>
    <w:rsid w:val="003A00A1"/>
    <w:rsid w:val="003A03B1"/>
    <w:rsid w:val="003A0799"/>
    <w:rsid w:val="003A0A7A"/>
    <w:rsid w:val="003A0E2F"/>
    <w:rsid w:val="003A0E58"/>
    <w:rsid w:val="003A0E67"/>
    <w:rsid w:val="003A1188"/>
    <w:rsid w:val="003A15E9"/>
    <w:rsid w:val="003A22C3"/>
    <w:rsid w:val="003A2F99"/>
    <w:rsid w:val="003A2FCC"/>
    <w:rsid w:val="003A307C"/>
    <w:rsid w:val="003A31AF"/>
    <w:rsid w:val="003A3206"/>
    <w:rsid w:val="003A36EA"/>
    <w:rsid w:val="003A3E52"/>
    <w:rsid w:val="003A3FB2"/>
    <w:rsid w:val="003A40DE"/>
    <w:rsid w:val="003A47F9"/>
    <w:rsid w:val="003A4A48"/>
    <w:rsid w:val="003A4AA3"/>
    <w:rsid w:val="003A4FAC"/>
    <w:rsid w:val="003A5116"/>
    <w:rsid w:val="003A57DC"/>
    <w:rsid w:val="003A58F9"/>
    <w:rsid w:val="003A5B71"/>
    <w:rsid w:val="003A5EF5"/>
    <w:rsid w:val="003A618E"/>
    <w:rsid w:val="003A630E"/>
    <w:rsid w:val="003A73D8"/>
    <w:rsid w:val="003A73E0"/>
    <w:rsid w:val="003A7DCF"/>
    <w:rsid w:val="003B0219"/>
    <w:rsid w:val="003B05CA"/>
    <w:rsid w:val="003B083B"/>
    <w:rsid w:val="003B09D0"/>
    <w:rsid w:val="003B09F8"/>
    <w:rsid w:val="003B0AF8"/>
    <w:rsid w:val="003B117D"/>
    <w:rsid w:val="003B1A34"/>
    <w:rsid w:val="003B1CAB"/>
    <w:rsid w:val="003B1DD4"/>
    <w:rsid w:val="003B2118"/>
    <w:rsid w:val="003B24FA"/>
    <w:rsid w:val="003B2CE3"/>
    <w:rsid w:val="003B3570"/>
    <w:rsid w:val="003B3884"/>
    <w:rsid w:val="003B3D46"/>
    <w:rsid w:val="003B44FD"/>
    <w:rsid w:val="003B4ADA"/>
    <w:rsid w:val="003B4DA6"/>
    <w:rsid w:val="003B5516"/>
    <w:rsid w:val="003B5B45"/>
    <w:rsid w:val="003B5B5E"/>
    <w:rsid w:val="003B5F9A"/>
    <w:rsid w:val="003B6250"/>
    <w:rsid w:val="003B6357"/>
    <w:rsid w:val="003B65D4"/>
    <w:rsid w:val="003B6787"/>
    <w:rsid w:val="003B68F4"/>
    <w:rsid w:val="003B6CBC"/>
    <w:rsid w:val="003B6E1C"/>
    <w:rsid w:val="003B72D5"/>
    <w:rsid w:val="003B7560"/>
    <w:rsid w:val="003B7C0E"/>
    <w:rsid w:val="003B7F09"/>
    <w:rsid w:val="003C0306"/>
    <w:rsid w:val="003C054A"/>
    <w:rsid w:val="003C0758"/>
    <w:rsid w:val="003C09B6"/>
    <w:rsid w:val="003C0A35"/>
    <w:rsid w:val="003C0A65"/>
    <w:rsid w:val="003C0C38"/>
    <w:rsid w:val="003C1006"/>
    <w:rsid w:val="003C127F"/>
    <w:rsid w:val="003C1337"/>
    <w:rsid w:val="003C14DB"/>
    <w:rsid w:val="003C18B5"/>
    <w:rsid w:val="003C1C39"/>
    <w:rsid w:val="003C206D"/>
    <w:rsid w:val="003C20A4"/>
    <w:rsid w:val="003C241C"/>
    <w:rsid w:val="003C274A"/>
    <w:rsid w:val="003C2997"/>
    <w:rsid w:val="003C2A87"/>
    <w:rsid w:val="003C2ED5"/>
    <w:rsid w:val="003C374E"/>
    <w:rsid w:val="003C3A33"/>
    <w:rsid w:val="003C3D02"/>
    <w:rsid w:val="003C4DC4"/>
    <w:rsid w:val="003C5242"/>
    <w:rsid w:val="003C53D0"/>
    <w:rsid w:val="003C5512"/>
    <w:rsid w:val="003C57C0"/>
    <w:rsid w:val="003C60F7"/>
    <w:rsid w:val="003C63B9"/>
    <w:rsid w:val="003C6534"/>
    <w:rsid w:val="003C6AAE"/>
    <w:rsid w:val="003C6CBA"/>
    <w:rsid w:val="003C6EA1"/>
    <w:rsid w:val="003C7379"/>
    <w:rsid w:val="003C7B37"/>
    <w:rsid w:val="003C7E77"/>
    <w:rsid w:val="003D00B0"/>
    <w:rsid w:val="003D0667"/>
    <w:rsid w:val="003D074E"/>
    <w:rsid w:val="003D0A56"/>
    <w:rsid w:val="003D0BC3"/>
    <w:rsid w:val="003D0C00"/>
    <w:rsid w:val="003D0DA3"/>
    <w:rsid w:val="003D0F36"/>
    <w:rsid w:val="003D182E"/>
    <w:rsid w:val="003D18B8"/>
    <w:rsid w:val="003D19CD"/>
    <w:rsid w:val="003D1BBD"/>
    <w:rsid w:val="003D205C"/>
    <w:rsid w:val="003D2B65"/>
    <w:rsid w:val="003D2D44"/>
    <w:rsid w:val="003D31D9"/>
    <w:rsid w:val="003D33F0"/>
    <w:rsid w:val="003D357C"/>
    <w:rsid w:val="003D3E9E"/>
    <w:rsid w:val="003D47DC"/>
    <w:rsid w:val="003D4A3B"/>
    <w:rsid w:val="003D53AD"/>
    <w:rsid w:val="003D561A"/>
    <w:rsid w:val="003D5800"/>
    <w:rsid w:val="003D5851"/>
    <w:rsid w:val="003D58AB"/>
    <w:rsid w:val="003D5A16"/>
    <w:rsid w:val="003D5CE5"/>
    <w:rsid w:val="003D6975"/>
    <w:rsid w:val="003D69DC"/>
    <w:rsid w:val="003D6F2E"/>
    <w:rsid w:val="003D7032"/>
    <w:rsid w:val="003D7045"/>
    <w:rsid w:val="003D7A38"/>
    <w:rsid w:val="003D7CE8"/>
    <w:rsid w:val="003D7DC4"/>
    <w:rsid w:val="003D7E63"/>
    <w:rsid w:val="003E0189"/>
    <w:rsid w:val="003E02D3"/>
    <w:rsid w:val="003E074B"/>
    <w:rsid w:val="003E0770"/>
    <w:rsid w:val="003E0947"/>
    <w:rsid w:val="003E0A28"/>
    <w:rsid w:val="003E0A5E"/>
    <w:rsid w:val="003E0AB4"/>
    <w:rsid w:val="003E0B2D"/>
    <w:rsid w:val="003E0D98"/>
    <w:rsid w:val="003E0F13"/>
    <w:rsid w:val="003E10EE"/>
    <w:rsid w:val="003E19AF"/>
    <w:rsid w:val="003E19D4"/>
    <w:rsid w:val="003E22D2"/>
    <w:rsid w:val="003E2424"/>
    <w:rsid w:val="003E2913"/>
    <w:rsid w:val="003E2B30"/>
    <w:rsid w:val="003E2D2E"/>
    <w:rsid w:val="003E31DC"/>
    <w:rsid w:val="003E3CA2"/>
    <w:rsid w:val="003E3CC8"/>
    <w:rsid w:val="003E4C39"/>
    <w:rsid w:val="003E4D37"/>
    <w:rsid w:val="003E4D65"/>
    <w:rsid w:val="003E5089"/>
    <w:rsid w:val="003E5258"/>
    <w:rsid w:val="003E5AF6"/>
    <w:rsid w:val="003E5FF4"/>
    <w:rsid w:val="003E60DD"/>
    <w:rsid w:val="003E6303"/>
    <w:rsid w:val="003E6387"/>
    <w:rsid w:val="003E6945"/>
    <w:rsid w:val="003E6A97"/>
    <w:rsid w:val="003E6BA8"/>
    <w:rsid w:val="003E7106"/>
    <w:rsid w:val="003E7326"/>
    <w:rsid w:val="003E7F77"/>
    <w:rsid w:val="003F0206"/>
    <w:rsid w:val="003F0334"/>
    <w:rsid w:val="003F051D"/>
    <w:rsid w:val="003F0525"/>
    <w:rsid w:val="003F100A"/>
    <w:rsid w:val="003F13DB"/>
    <w:rsid w:val="003F161B"/>
    <w:rsid w:val="003F179B"/>
    <w:rsid w:val="003F2B2B"/>
    <w:rsid w:val="003F2EEF"/>
    <w:rsid w:val="003F3330"/>
    <w:rsid w:val="003F3341"/>
    <w:rsid w:val="003F37D6"/>
    <w:rsid w:val="003F3A07"/>
    <w:rsid w:val="003F3AAD"/>
    <w:rsid w:val="003F3CCB"/>
    <w:rsid w:val="003F3D59"/>
    <w:rsid w:val="003F3D9E"/>
    <w:rsid w:val="003F4137"/>
    <w:rsid w:val="003F438D"/>
    <w:rsid w:val="003F44A1"/>
    <w:rsid w:val="003F4740"/>
    <w:rsid w:val="003F4837"/>
    <w:rsid w:val="003F4B37"/>
    <w:rsid w:val="003F4E8A"/>
    <w:rsid w:val="003F5070"/>
    <w:rsid w:val="003F559F"/>
    <w:rsid w:val="003F5868"/>
    <w:rsid w:val="003F5D29"/>
    <w:rsid w:val="003F5E55"/>
    <w:rsid w:val="003F5F4F"/>
    <w:rsid w:val="003F61F7"/>
    <w:rsid w:val="003F669F"/>
    <w:rsid w:val="003F69AC"/>
    <w:rsid w:val="003F6ADD"/>
    <w:rsid w:val="003F6FC8"/>
    <w:rsid w:val="003F73D4"/>
    <w:rsid w:val="003F7460"/>
    <w:rsid w:val="003F7A51"/>
    <w:rsid w:val="003F7CAE"/>
    <w:rsid w:val="003F7FC0"/>
    <w:rsid w:val="00400283"/>
    <w:rsid w:val="00400AFE"/>
    <w:rsid w:val="00400DEF"/>
    <w:rsid w:val="0040117D"/>
    <w:rsid w:val="00401207"/>
    <w:rsid w:val="00401626"/>
    <w:rsid w:val="00401BB0"/>
    <w:rsid w:val="00402375"/>
    <w:rsid w:val="0040295E"/>
    <w:rsid w:val="00402BFC"/>
    <w:rsid w:val="00402EA3"/>
    <w:rsid w:val="004033BD"/>
    <w:rsid w:val="004033E7"/>
    <w:rsid w:val="004035DB"/>
    <w:rsid w:val="00403895"/>
    <w:rsid w:val="004039FF"/>
    <w:rsid w:val="00403D0E"/>
    <w:rsid w:val="00403E11"/>
    <w:rsid w:val="00403E16"/>
    <w:rsid w:val="00404743"/>
    <w:rsid w:val="00404864"/>
    <w:rsid w:val="00404DE0"/>
    <w:rsid w:val="00405321"/>
    <w:rsid w:val="00405422"/>
    <w:rsid w:val="00405476"/>
    <w:rsid w:val="00405804"/>
    <w:rsid w:val="0040582C"/>
    <w:rsid w:val="00405971"/>
    <w:rsid w:val="004059AF"/>
    <w:rsid w:val="00406336"/>
    <w:rsid w:val="0040641A"/>
    <w:rsid w:val="00406879"/>
    <w:rsid w:val="00406A19"/>
    <w:rsid w:val="00407209"/>
    <w:rsid w:val="00407613"/>
    <w:rsid w:val="0040796F"/>
    <w:rsid w:val="00407DB1"/>
    <w:rsid w:val="004101D8"/>
    <w:rsid w:val="00410346"/>
    <w:rsid w:val="00410483"/>
    <w:rsid w:val="004105F0"/>
    <w:rsid w:val="004107F9"/>
    <w:rsid w:val="004108A5"/>
    <w:rsid w:val="00410A1B"/>
    <w:rsid w:val="004112BA"/>
    <w:rsid w:val="004112FD"/>
    <w:rsid w:val="00411395"/>
    <w:rsid w:val="00411521"/>
    <w:rsid w:val="00411738"/>
    <w:rsid w:val="00411D2C"/>
    <w:rsid w:val="00412268"/>
    <w:rsid w:val="0041229C"/>
    <w:rsid w:val="004122A8"/>
    <w:rsid w:val="0041251D"/>
    <w:rsid w:val="00412725"/>
    <w:rsid w:val="00413B96"/>
    <w:rsid w:val="004140E2"/>
    <w:rsid w:val="00414D54"/>
    <w:rsid w:val="00414F63"/>
    <w:rsid w:val="00414FB3"/>
    <w:rsid w:val="0041514A"/>
    <w:rsid w:val="004151DF"/>
    <w:rsid w:val="004152AC"/>
    <w:rsid w:val="00415454"/>
    <w:rsid w:val="004154BF"/>
    <w:rsid w:val="00415951"/>
    <w:rsid w:val="00415A3B"/>
    <w:rsid w:val="00415BD5"/>
    <w:rsid w:val="00415E5A"/>
    <w:rsid w:val="00416F75"/>
    <w:rsid w:val="004174C1"/>
    <w:rsid w:val="0041751E"/>
    <w:rsid w:val="00417EC6"/>
    <w:rsid w:val="00417FCD"/>
    <w:rsid w:val="004202B6"/>
    <w:rsid w:val="0042030C"/>
    <w:rsid w:val="00420378"/>
    <w:rsid w:val="00420A4E"/>
    <w:rsid w:val="00420CCA"/>
    <w:rsid w:val="00421359"/>
    <w:rsid w:val="00421573"/>
    <w:rsid w:val="00421D47"/>
    <w:rsid w:val="004229AC"/>
    <w:rsid w:val="00422E4E"/>
    <w:rsid w:val="004236F8"/>
    <w:rsid w:val="004238C0"/>
    <w:rsid w:val="00423FDD"/>
    <w:rsid w:val="00424103"/>
    <w:rsid w:val="00424130"/>
    <w:rsid w:val="004241C3"/>
    <w:rsid w:val="004247E3"/>
    <w:rsid w:val="00424A18"/>
    <w:rsid w:val="00424C9C"/>
    <w:rsid w:val="00424CB0"/>
    <w:rsid w:val="00424D91"/>
    <w:rsid w:val="00425D3D"/>
    <w:rsid w:val="00425D80"/>
    <w:rsid w:val="00426991"/>
    <w:rsid w:val="00427444"/>
    <w:rsid w:val="00427612"/>
    <w:rsid w:val="004276ED"/>
    <w:rsid w:val="004277DC"/>
    <w:rsid w:val="004277E1"/>
    <w:rsid w:val="00427858"/>
    <w:rsid w:val="00427CD6"/>
    <w:rsid w:val="00427DF9"/>
    <w:rsid w:val="00430011"/>
    <w:rsid w:val="0043037E"/>
    <w:rsid w:val="0043042F"/>
    <w:rsid w:val="00430559"/>
    <w:rsid w:val="0043058D"/>
    <w:rsid w:val="0043072E"/>
    <w:rsid w:val="004307F1"/>
    <w:rsid w:val="0043082F"/>
    <w:rsid w:val="0043099C"/>
    <w:rsid w:val="00430CAA"/>
    <w:rsid w:val="00430D68"/>
    <w:rsid w:val="0043104A"/>
    <w:rsid w:val="004319AB"/>
    <w:rsid w:val="00431D05"/>
    <w:rsid w:val="00431D7E"/>
    <w:rsid w:val="00431E16"/>
    <w:rsid w:val="00432174"/>
    <w:rsid w:val="004326C9"/>
    <w:rsid w:val="004326CD"/>
    <w:rsid w:val="00432759"/>
    <w:rsid w:val="00432885"/>
    <w:rsid w:val="00432E60"/>
    <w:rsid w:val="00432E76"/>
    <w:rsid w:val="00433214"/>
    <w:rsid w:val="004332E7"/>
    <w:rsid w:val="00433B96"/>
    <w:rsid w:val="0043434E"/>
    <w:rsid w:val="0043453E"/>
    <w:rsid w:val="004345A9"/>
    <w:rsid w:val="00434ABE"/>
    <w:rsid w:val="00434CC1"/>
    <w:rsid w:val="00434D57"/>
    <w:rsid w:val="0043531E"/>
    <w:rsid w:val="00435792"/>
    <w:rsid w:val="00435929"/>
    <w:rsid w:val="00435BE0"/>
    <w:rsid w:val="00435D2A"/>
    <w:rsid w:val="00435DAD"/>
    <w:rsid w:val="00436AAB"/>
    <w:rsid w:val="00436B78"/>
    <w:rsid w:val="00436D58"/>
    <w:rsid w:val="00436F4D"/>
    <w:rsid w:val="00437003"/>
    <w:rsid w:val="00437014"/>
    <w:rsid w:val="0043740B"/>
    <w:rsid w:val="00437E20"/>
    <w:rsid w:val="004401B4"/>
    <w:rsid w:val="0044049B"/>
    <w:rsid w:val="0044059C"/>
    <w:rsid w:val="004407DF"/>
    <w:rsid w:val="00440BD2"/>
    <w:rsid w:val="00441175"/>
    <w:rsid w:val="00441BEA"/>
    <w:rsid w:val="00441DE4"/>
    <w:rsid w:val="00441E7A"/>
    <w:rsid w:val="004422F0"/>
    <w:rsid w:val="004425DE"/>
    <w:rsid w:val="00442C96"/>
    <w:rsid w:val="004431A5"/>
    <w:rsid w:val="004433E1"/>
    <w:rsid w:val="0044367B"/>
    <w:rsid w:val="00443C7C"/>
    <w:rsid w:val="00444114"/>
    <w:rsid w:val="00444587"/>
    <w:rsid w:val="0044463F"/>
    <w:rsid w:val="004448E2"/>
    <w:rsid w:val="00444A0E"/>
    <w:rsid w:val="00444A93"/>
    <w:rsid w:val="00444B9C"/>
    <w:rsid w:val="00444E9F"/>
    <w:rsid w:val="00445138"/>
    <w:rsid w:val="0044572F"/>
    <w:rsid w:val="00445829"/>
    <w:rsid w:val="004458E2"/>
    <w:rsid w:val="00445AD5"/>
    <w:rsid w:val="00445CAC"/>
    <w:rsid w:val="00445F0B"/>
    <w:rsid w:val="00446387"/>
    <w:rsid w:val="00446951"/>
    <w:rsid w:val="00446A5B"/>
    <w:rsid w:val="00446CA6"/>
    <w:rsid w:val="00447489"/>
    <w:rsid w:val="00447C89"/>
    <w:rsid w:val="00447CA6"/>
    <w:rsid w:val="00447DE8"/>
    <w:rsid w:val="004503CE"/>
    <w:rsid w:val="00450486"/>
    <w:rsid w:val="00450742"/>
    <w:rsid w:val="004507C1"/>
    <w:rsid w:val="004508B3"/>
    <w:rsid w:val="00450E7E"/>
    <w:rsid w:val="0045165A"/>
    <w:rsid w:val="00451723"/>
    <w:rsid w:val="00451D0E"/>
    <w:rsid w:val="0045213B"/>
    <w:rsid w:val="004527E1"/>
    <w:rsid w:val="00452C9B"/>
    <w:rsid w:val="00452EC3"/>
    <w:rsid w:val="0045399B"/>
    <w:rsid w:val="00453CF6"/>
    <w:rsid w:val="00453F4F"/>
    <w:rsid w:val="0045408A"/>
    <w:rsid w:val="0045486B"/>
    <w:rsid w:val="00454D96"/>
    <w:rsid w:val="00454E84"/>
    <w:rsid w:val="00454EC6"/>
    <w:rsid w:val="0045526A"/>
    <w:rsid w:val="00455460"/>
    <w:rsid w:val="004555A8"/>
    <w:rsid w:val="004559EB"/>
    <w:rsid w:val="00455C85"/>
    <w:rsid w:val="00455F99"/>
    <w:rsid w:val="00456294"/>
    <w:rsid w:val="00456456"/>
    <w:rsid w:val="0045690B"/>
    <w:rsid w:val="00456E3F"/>
    <w:rsid w:val="00457322"/>
    <w:rsid w:val="0045751A"/>
    <w:rsid w:val="0045785F"/>
    <w:rsid w:val="00457D01"/>
    <w:rsid w:val="00457F6A"/>
    <w:rsid w:val="00457F92"/>
    <w:rsid w:val="00457FC4"/>
    <w:rsid w:val="00457FE1"/>
    <w:rsid w:val="0046019B"/>
    <w:rsid w:val="0046026D"/>
    <w:rsid w:val="004609B5"/>
    <w:rsid w:val="00460BE0"/>
    <w:rsid w:val="00460BF5"/>
    <w:rsid w:val="00460D3E"/>
    <w:rsid w:val="0046106A"/>
    <w:rsid w:val="0046106B"/>
    <w:rsid w:val="004617A4"/>
    <w:rsid w:val="004618FC"/>
    <w:rsid w:val="0046198C"/>
    <w:rsid w:val="00461CA8"/>
    <w:rsid w:val="00461FF9"/>
    <w:rsid w:val="00462D7A"/>
    <w:rsid w:val="00463391"/>
    <w:rsid w:val="004634DA"/>
    <w:rsid w:val="00463B5E"/>
    <w:rsid w:val="00463C43"/>
    <w:rsid w:val="004649B7"/>
    <w:rsid w:val="00464C3C"/>
    <w:rsid w:val="00465033"/>
    <w:rsid w:val="00465553"/>
    <w:rsid w:val="004656A3"/>
    <w:rsid w:val="00465A4B"/>
    <w:rsid w:val="00465B39"/>
    <w:rsid w:val="00466021"/>
    <w:rsid w:val="0046612F"/>
    <w:rsid w:val="004666F0"/>
    <w:rsid w:val="00466783"/>
    <w:rsid w:val="0046697C"/>
    <w:rsid w:val="00466B0B"/>
    <w:rsid w:val="00466BEA"/>
    <w:rsid w:val="00466D9A"/>
    <w:rsid w:val="00467A99"/>
    <w:rsid w:val="00467F55"/>
    <w:rsid w:val="0047004F"/>
    <w:rsid w:val="004704C8"/>
    <w:rsid w:val="00470819"/>
    <w:rsid w:val="00470935"/>
    <w:rsid w:val="00470A3F"/>
    <w:rsid w:val="00470B01"/>
    <w:rsid w:val="004713F7"/>
    <w:rsid w:val="00471424"/>
    <w:rsid w:val="0047159A"/>
    <w:rsid w:val="004718C9"/>
    <w:rsid w:val="00471B50"/>
    <w:rsid w:val="00471FC3"/>
    <w:rsid w:val="00472093"/>
    <w:rsid w:val="00472538"/>
    <w:rsid w:val="00472AC6"/>
    <w:rsid w:val="00472AEA"/>
    <w:rsid w:val="00473037"/>
    <w:rsid w:val="0047332D"/>
    <w:rsid w:val="00473D24"/>
    <w:rsid w:val="0047444B"/>
    <w:rsid w:val="004746DD"/>
    <w:rsid w:val="004749BE"/>
    <w:rsid w:val="00474B58"/>
    <w:rsid w:val="00474CDE"/>
    <w:rsid w:val="00475436"/>
    <w:rsid w:val="00475618"/>
    <w:rsid w:val="00475A1D"/>
    <w:rsid w:val="00475F9C"/>
    <w:rsid w:val="00476371"/>
    <w:rsid w:val="00476EC8"/>
    <w:rsid w:val="00477B6D"/>
    <w:rsid w:val="00477F22"/>
    <w:rsid w:val="00477F53"/>
    <w:rsid w:val="00480213"/>
    <w:rsid w:val="00480470"/>
    <w:rsid w:val="004808AB"/>
    <w:rsid w:val="00480AAF"/>
    <w:rsid w:val="00480BA0"/>
    <w:rsid w:val="00480CAF"/>
    <w:rsid w:val="00480F2D"/>
    <w:rsid w:val="0048154A"/>
    <w:rsid w:val="0048194A"/>
    <w:rsid w:val="00482198"/>
    <w:rsid w:val="00482858"/>
    <w:rsid w:val="00483AB5"/>
    <w:rsid w:val="00484BCF"/>
    <w:rsid w:val="00485921"/>
    <w:rsid w:val="00485A78"/>
    <w:rsid w:val="00485A81"/>
    <w:rsid w:val="00485C09"/>
    <w:rsid w:val="00485CF6"/>
    <w:rsid w:val="004866B3"/>
    <w:rsid w:val="004866CE"/>
    <w:rsid w:val="00486A0B"/>
    <w:rsid w:val="0048ED18"/>
    <w:rsid w:val="00490704"/>
    <w:rsid w:val="0049070D"/>
    <w:rsid w:val="00490829"/>
    <w:rsid w:val="004908E9"/>
    <w:rsid w:val="00490C15"/>
    <w:rsid w:val="0049168E"/>
    <w:rsid w:val="00491820"/>
    <w:rsid w:val="00491A6A"/>
    <w:rsid w:val="00491AD2"/>
    <w:rsid w:val="00491C2C"/>
    <w:rsid w:val="00491E8B"/>
    <w:rsid w:val="004920E1"/>
    <w:rsid w:val="004927F5"/>
    <w:rsid w:val="0049281E"/>
    <w:rsid w:val="00492D52"/>
    <w:rsid w:val="00493BA8"/>
    <w:rsid w:val="00493FE2"/>
    <w:rsid w:val="0049465B"/>
    <w:rsid w:val="00494798"/>
    <w:rsid w:val="00494D4E"/>
    <w:rsid w:val="0049502C"/>
    <w:rsid w:val="0049525B"/>
    <w:rsid w:val="0049551C"/>
    <w:rsid w:val="00495A7D"/>
    <w:rsid w:val="00496862"/>
    <w:rsid w:val="0049687C"/>
    <w:rsid w:val="0049704E"/>
    <w:rsid w:val="00497391"/>
    <w:rsid w:val="00497C3D"/>
    <w:rsid w:val="00497F1E"/>
    <w:rsid w:val="004A0077"/>
    <w:rsid w:val="004A03C3"/>
    <w:rsid w:val="004A0EE9"/>
    <w:rsid w:val="004A1040"/>
    <w:rsid w:val="004A12D7"/>
    <w:rsid w:val="004A1874"/>
    <w:rsid w:val="004A1EFF"/>
    <w:rsid w:val="004A203F"/>
    <w:rsid w:val="004A2137"/>
    <w:rsid w:val="004A243C"/>
    <w:rsid w:val="004A2911"/>
    <w:rsid w:val="004A2E2E"/>
    <w:rsid w:val="004A2FCC"/>
    <w:rsid w:val="004A3013"/>
    <w:rsid w:val="004A323C"/>
    <w:rsid w:val="004A33AE"/>
    <w:rsid w:val="004A3519"/>
    <w:rsid w:val="004A3589"/>
    <w:rsid w:val="004A3631"/>
    <w:rsid w:val="004A3940"/>
    <w:rsid w:val="004A4305"/>
    <w:rsid w:val="004A4535"/>
    <w:rsid w:val="004A4886"/>
    <w:rsid w:val="004A4B6B"/>
    <w:rsid w:val="004A4D42"/>
    <w:rsid w:val="004A4E85"/>
    <w:rsid w:val="004A51EE"/>
    <w:rsid w:val="004A56A0"/>
    <w:rsid w:val="004A570D"/>
    <w:rsid w:val="004A572B"/>
    <w:rsid w:val="004A62B4"/>
    <w:rsid w:val="004A6489"/>
    <w:rsid w:val="004A6557"/>
    <w:rsid w:val="004A69D1"/>
    <w:rsid w:val="004A6FEB"/>
    <w:rsid w:val="004A7E01"/>
    <w:rsid w:val="004A7FE5"/>
    <w:rsid w:val="004B04CE"/>
    <w:rsid w:val="004B06A0"/>
    <w:rsid w:val="004B0CF6"/>
    <w:rsid w:val="004B0E49"/>
    <w:rsid w:val="004B0E8D"/>
    <w:rsid w:val="004B0EF4"/>
    <w:rsid w:val="004B122F"/>
    <w:rsid w:val="004B1279"/>
    <w:rsid w:val="004B2107"/>
    <w:rsid w:val="004B21BB"/>
    <w:rsid w:val="004B2497"/>
    <w:rsid w:val="004B25C9"/>
    <w:rsid w:val="004B265A"/>
    <w:rsid w:val="004B2A83"/>
    <w:rsid w:val="004B3433"/>
    <w:rsid w:val="004B36E6"/>
    <w:rsid w:val="004B3A1A"/>
    <w:rsid w:val="004B422E"/>
    <w:rsid w:val="004B4344"/>
    <w:rsid w:val="004B4393"/>
    <w:rsid w:val="004B46D4"/>
    <w:rsid w:val="004B4854"/>
    <w:rsid w:val="004B4D6F"/>
    <w:rsid w:val="004B4F47"/>
    <w:rsid w:val="004B65D5"/>
    <w:rsid w:val="004B6626"/>
    <w:rsid w:val="004B6A90"/>
    <w:rsid w:val="004B6B79"/>
    <w:rsid w:val="004B6BDD"/>
    <w:rsid w:val="004B6CA8"/>
    <w:rsid w:val="004B6FD0"/>
    <w:rsid w:val="004B7B8D"/>
    <w:rsid w:val="004B7D2A"/>
    <w:rsid w:val="004C0842"/>
    <w:rsid w:val="004C0934"/>
    <w:rsid w:val="004C0BAC"/>
    <w:rsid w:val="004C0CD6"/>
    <w:rsid w:val="004C0D56"/>
    <w:rsid w:val="004C1691"/>
    <w:rsid w:val="004C198A"/>
    <w:rsid w:val="004C1B72"/>
    <w:rsid w:val="004C215A"/>
    <w:rsid w:val="004C248A"/>
    <w:rsid w:val="004C24B5"/>
    <w:rsid w:val="004C2B25"/>
    <w:rsid w:val="004C3795"/>
    <w:rsid w:val="004C3B83"/>
    <w:rsid w:val="004C3EA1"/>
    <w:rsid w:val="004C4150"/>
    <w:rsid w:val="004C4366"/>
    <w:rsid w:val="004C4795"/>
    <w:rsid w:val="004C4C9A"/>
    <w:rsid w:val="004C4EFB"/>
    <w:rsid w:val="004C5080"/>
    <w:rsid w:val="004C5347"/>
    <w:rsid w:val="004C5970"/>
    <w:rsid w:val="004C5987"/>
    <w:rsid w:val="004C5B0F"/>
    <w:rsid w:val="004C5D15"/>
    <w:rsid w:val="004C6457"/>
    <w:rsid w:val="004C65C9"/>
    <w:rsid w:val="004C691A"/>
    <w:rsid w:val="004C6A10"/>
    <w:rsid w:val="004C6DB7"/>
    <w:rsid w:val="004C6E8B"/>
    <w:rsid w:val="004C7580"/>
    <w:rsid w:val="004C7965"/>
    <w:rsid w:val="004C7AEC"/>
    <w:rsid w:val="004C7D5A"/>
    <w:rsid w:val="004D0196"/>
    <w:rsid w:val="004D02F2"/>
    <w:rsid w:val="004D03ED"/>
    <w:rsid w:val="004D0588"/>
    <w:rsid w:val="004D0616"/>
    <w:rsid w:val="004D0675"/>
    <w:rsid w:val="004D07D8"/>
    <w:rsid w:val="004D104C"/>
    <w:rsid w:val="004D1179"/>
    <w:rsid w:val="004D1A46"/>
    <w:rsid w:val="004D1FDC"/>
    <w:rsid w:val="004D2057"/>
    <w:rsid w:val="004D237D"/>
    <w:rsid w:val="004D2A6F"/>
    <w:rsid w:val="004D2DFC"/>
    <w:rsid w:val="004D2F89"/>
    <w:rsid w:val="004D3711"/>
    <w:rsid w:val="004D3B48"/>
    <w:rsid w:val="004D3C74"/>
    <w:rsid w:val="004D3DBE"/>
    <w:rsid w:val="004D3E65"/>
    <w:rsid w:val="004D42A8"/>
    <w:rsid w:val="004D4464"/>
    <w:rsid w:val="004D449E"/>
    <w:rsid w:val="004D4538"/>
    <w:rsid w:val="004D4671"/>
    <w:rsid w:val="004D561C"/>
    <w:rsid w:val="004D5A2E"/>
    <w:rsid w:val="004D5DC5"/>
    <w:rsid w:val="004D622E"/>
    <w:rsid w:val="004D67DD"/>
    <w:rsid w:val="004D6DB9"/>
    <w:rsid w:val="004D7055"/>
    <w:rsid w:val="004D775B"/>
    <w:rsid w:val="004E0550"/>
    <w:rsid w:val="004E086C"/>
    <w:rsid w:val="004E08F1"/>
    <w:rsid w:val="004E0B7F"/>
    <w:rsid w:val="004E128F"/>
    <w:rsid w:val="004E139D"/>
    <w:rsid w:val="004E14DF"/>
    <w:rsid w:val="004E1AF7"/>
    <w:rsid w:val="004E1FC5"/>
    <w:rsid w:val="004E24A3"/>
    <w:rsid w:val="004E2921"/>
    <w:rsid w:val="004E32B9"/>
    <w:rsid w:val="004E3374"/>
    <w:rsid w:val="004E3708"/>
    <w:rsid w:val="004E3A6C"/>
    <w:rsid w:val="004E3B79"/>
    <w:rsid w:val="004E3C69"/>
    <w:rsid w:val="004E3D22"/>
    <w:rsid w:val="004E41F7"/>
    <w:rsid w:val="004E48E3"/>
    <w:rsid w:val="004E5165"/>
    <w:rsid w:val="004E57E9"/>
    <w:rsid w:val="004E5A87"/>
    <w:rsid w:val="004E65E5"/>
    <w:rsid w:val="004E660E"/>
    <w:rsid w:val="004E6703"/>
    <w:rsid w:val="004E6904"/>
    <w:rsid w:val="004E6C44"/>
    <w:rsid w:val="004E6C57"/>
    <w:rsid w:val="004E7270"/>
    <w:rsid w:val="004E785E"/>
    <w:rsid w:val="004E7B00"/>
    <w:rsid w:val="004EC0A0"/>
    <w:rsid w:val="004F0942"/>
    <w:rsid w:val="004F0C4D"/>
    <w:rsid w:val="004F0E0F"/>
    <w:rsid w:val="004F1033"/>
    <w:rsid w:val="004F14E6"/>
    <w:rsid w:val="004F15FC"/>
    <w:rsid w:val="004F1C3E"/>
    <w:rsid w:val="004F1C65"/>
    <w:rsid w:val="004F2377"/>
    <w:rsid w:val="004F31E2"/>
    <w:rsid w:val="004F36B7"/>
    <w:rsid w:val="004F3A31"/>
    <w:rsid w:val="004F3A86"/>
    <w:rsid w:val="004F3B7E"/>
    <w:rsid w:val="004F3FBF"/>
    <w:rsid w:val="004F54C9"/>
    <w:rsid w:val="004F5846"/>
    <w:rsid w:val="004F5C2E"/>
    <w:rsid w:val="004F5E1C"/>
    <w:rsid w:val="004F5E8A"/>
    <w:rsid w:val="004F5F2A"/>
    <w:rsid w:val="004F6124"/>
    <w:rsid w:val="004F6131"/>
    <w:rsid w:val="004F6525"/>
    <w:rsid w:val="004F675C"/>
    <w:rsid w:val="004F6E09"/>
    <w:rsid w:val="00500503"/>
    <w:rsid w:val="0050057C"/>
    <w:rsid w:val="0050070D"/>
    <w:rsid w:val="005008AF"/>
    <w:rsid w:val="00500906"/>
    <w:rsid w:val="00500A73"/>
    <w:rsid w:val="00500AD5"/>
    <w:rsid w:val="005012B5"/>
    <w:rsid w:val="00501805"/>
    <w:rsid w:val="005019FF"/>
    <w:rsid w:val="00501D02"/>
    <w:rsid w:val="0050257A"/>
    <w:rsid w:val="00502725"/>
    <w:rsid w:val="00502B80"/>
    <w:rsid w:val="0050475C"/>
    <w:rsid w:val="00504A01"/>
    <w:rsid w:val="00505A6E"/>
    <w:rsid w:val="00506048"/>
    <w:rsid w:val="00506304"/>
    <w:rsid w:val="00506798"/>
    <w:rsid w:val="00506A26"/>
    <w:rsid w:val="00507184"/>
    <w:rsid w:val="00507362"/>
    <w:rsid w:val="005073EB"/>
    <w:rsid w:val="00507628"/>
    <w:rsid w:val="00507689"/>
    <w:rsid w:val="005078EE"/>
    <w:rsid w:val="005102E0"/>
    <w:rsid w:val="00510308"/>
    <w:rsid w:val="00510455"/>
    <w:rsid w:val="00510545"/>
    <w:rsid w:val="00510623"/>
    <w:rsid w:val="00510B23"/>
    <w:rsid w:val="005111AE"/>
    <w:rsid w:val="005112A7"/>
    <w:rsid w:val="005115EA"/>
    <w:rsid w:val="0051295A"/>
    <w:rsid w:val="00512B73"/>
    <w:rsid w:val="00512D67"/>
    <w:rsid w:val="00512DBF"/>
    <w:rsid w:val="00513043"/>
    <w:rsid w:val="00513C03"/>
    <w:rsid w:val="00513DCD"/>
    <w:rsid w:val="00513EF0"/>
    <w:rsid w:val="005142AF"/>
    <w:rsid w:val="005144C8"/>
    <w:rsid w:val="00514742"/>
    <w:rsid w:val="0051503A"/>
    <w:rsid w:val="005150AB"/>
    <w:rsid w:val="005152AF"/>
    <w:rsid w:val="00515372"/>
    <w:rsid w:val="005155B7"/>
    <w:rsid w:val="005157B0"/>
    <w:rsid w:val="0051591F"/>
    <w:rsid w:val="00515976"/>
    <w:rsid w:val="005162F7"/>
    <w:rsid w:val="0051633E"/>
    <w:rsid w:val="005165C3"/>
    <w:rsid w:val="005168CD"/>
    <w:rsid w:val="00516B2E"/>
    <w:rsid w:val="00516BC2"/>
    <w:rsid w:val="00517180"/>
    <w:rsid w:val="00517484"/>
    <w:rsid w:val="0051798E"/>
    <w:rsid w:val="00517B7C"/>
    <w:rsid w:val="00517D21"/>
    <w:rsid w:val="00517D47"/>
    <w:rsid w:val="00517FE9"/>
    <w:rsid w:val="00520291"/>
    <w:rsid w:val="005216D2"/>
    <w:rsid w:val="0052199F"/>
    <w:rsid w:val="005220B8"/>
    <w:rsid w:val="00522114"/>
    <w:rsid w:val="005222C5"/>
    <w:rsid w:val="005235E0"/>
    <w:rsid w:val="00523A76"/>
    <w:rsid w:val="005240AC"/>
    <w:rsid w:val="0052438C"/>
    <w:rsid w:val="00524807"/>
    <w:rsid w:val="0052496B"/>
    <w:rsid w:val="00524E03"/>
    <w:rsid w:val="00524EBB"/>
    <w:rsid w:val="00524F9A"/>
    <w:rsid w:val="0052536E"/>
    <w:rsid w:val="00525408"/>
    <w:rsid w:val="00525794"/>
    <w:rsid w:val="00525ABD"/>
    <w:rsid w:val="00525E80"/>
    <w:rsid w:val="00526790"/>
    <w:rsid w:val="00526BE6"/>
    <w:rsid w:val="00526E5F"/>
    <w:rsid w:val="00526FB1"/>
    <w:rsid w:val="00527172"/>
    <w:rsid w:val="005273DC"/>
    <w:rsid w:val="00527973"/>
    <w:rsid w:val="00527B2C"/>
    <w:rsid w:val="0053028D"/>
    <w:rsid w:val="00530462"/>
    <w:rsid w:val="00530862"/>
    <w:rsid w:val="00531683"/>
    <w:rsid w:val="00531F05"/>
    <w:rsid w:val="005320E9"/>
    <w:rsid w:val="00532389"/>
    <w:rsid w:val="0053240D"/>
    <w:rsid w:val="00532739"/>
    <w:rsid w:val="0053278D"/>
    <w:rsid w:val="00532B5F"/>
    <w:rsid w:val="00532CD7"/>
    <w:rsid w:val="00532EEC"/>
    <w:rsid w:val="005330F5"/>
    <w:rsid w:val="005331FA"/>
    <w:rsid w:val="005335D9"/>
    <w:rsid w:val="0053375C"/>
    <w:rsid w:val="0053385D"/>
    <w:rsid w:val="00533A14"/>
    <w:rsid w:val="00533DE9"/>
    <w:rsid w:val="00533E3A"/>
    <w:rsid w:val="00533ED3"/>
    <w:rsid w:val="00533FC1"/>
    <w:rsid w:val="005341DC"/>
    <w:rsid w:val="0053442C"/>
    <w:rsid w:val="005346AD"/>
    <w:rsid w:val="00534AC2"/>
    <w:rsid w:val="00534B8B"/>
    <w:rsid w:val="00534BA0"/>
    <w:rsid w:val="00534BAA"/>
    <w:rsid w:val="005355AE"/>
    <w:rsid w:val="0053567B"/>
    <w:rsid w:val="00535E94"/>
    <w:rsid w:val="00535F71"/>
    <w:rsid w:val="005362E4"/>
    <w:rsid w:val="00536354"/>
    <w:rsid w:val="00536E75"/>
    <w:rsid w:val="00536F14"/>
    <w:rsid w:val="00537271"/>
    <w:rsid w:val="00540167"/>
    <w:rsid w:val="005401E5"/>
    <w:rsid w:val="00540958"/>
    <w:rsid w:val="00540AA0"/>
    <w:rsid w:val="00540C7A"/>
    <w:rsid w:val="00540E17"/>
    <w:rsid w:val="0054107A"/>
    <w:rsid w:val="005416F9"/>
    <w:rsid w:val="00541988"/>
    <w:rsid w:val="005421C6"/>
    <w:rsid w:val="005428A5"/>
    <w:rsid w:val="00542F9D"/>
    <w:rsid w:val="005434CD"/>
    <w:rsid w:val="005438AA"/>
    <w:rsid w:val="00543964"/>
    <w:rsid w:val="00543CB8"/>
    <w:rsid w:val="00543CE0"/>
    <w:rsid w:val="00543D96"/>
    <w:rsid w:val="00544502"/>
    <w:rsid w:val="005449C7"/>
    <w:rsid w:val="005449E8"/>
    <w:rsid w:val="00544BB2"/>
    <w:rsid w:val="00545838"/>
    <w:rsid w:val="005459DF"/>
    <w:rsid w:val="00545B30"/>
    <w:rsid w:val="00545DFB"/>
    <w:rsid w:val="0054624F"/>
    <w:rsid w:val="00546B9D"/>
    <w:rsid w:val="00546CB7"/>
    <w:rsid w:val="005475FA"/>
    <w:rsid w:val="0054765D"/>
    <w:rsid w:val="0054775E"/>
    <w:rsid w:val="00547932"/>
    <w:rsid w:val="00547A89"/>
    <w:rsid w:val="005501A3"/>
    <w:rsid w:val="00550547"/>
    <w:rsid w:val="005507C3"/>
    <w:rsid w:val="00550D34"/>
    <w:rsid w:val="00550DD0"/>
    <w:rsid w:val="00550EEE"/>
    <w:rsid w:val="00550F75"/>
    <w:rsid w:val="00551335"/>
    <w:rsid w:val="005513ED"/>
    <w:rsid w:val="0055185B"/>
    <w:rsid w:val="0055185D"/>
    <w:rsid w:val="00551B18"/>
    <w:rsid w:val="00551F01"/>
    <w:rsid w:val="00551F29"/>
    <w:rsid w:val="00552264"/>
    <w:rsid w:val="005529C5"/>
    <w:rsid w:val="00552AD7"/>
    <w:rsid w:val="00552C8B"/>
    <w:rsid w:val="00552DD1"/>
    <w:rsid w:val="00553602"/>
    <w:rsid w:val="00553A59"/>
    <w:rsid w:val="00553AC7"/>
    <w:rsid w:val="00553C89"/>
    <w:rsid w:val="00553CEE"/>
    <w:rsid w:val="00553E59"/>
    <w:rsid w:val="00554256"/>
    <w:rsid w:val="00554502"/>
    <w:rsid w:val="005545C5"/>
    <w:rsid w:val="00554F7A"/>
    <w:rsid w:val="00555329"/>
    <w:rsid w:val="00555835"/>
    <w:rsid w:val="00555923"/>
    <w:rsid w:val="0055592C"/>
    <w:rsid w:val="005559BB"/>
    <w:rsid w:val="005559EE"/>
    <w:rsid w:val="00555B6A"/>
    <w:rsid w:val="0055610D"/>
    <w:rsid w:val="00556276"/>
    <w:rsid w:val="005563D5"/>
    <w:rsid w:val="00556C95"/>
    <w:rsid w:val="0055701A"/>
    <w:rsid w:val="0055715A"/>
    <w:rsid w:val="005572B5"/>
    <w:rsid w:val="0055755A"/>
    <w:rsid w:val="00557AF6"/>
    <w:rsid w:val="00557B0B"/>
    <w:rsid w:val="005601E6"/>
    <w:rsid w:val="005603B0"/>
    <w:rsid w:val="00560706"/>
    <w:rsid w:val="00560874"/>
    <w:rsid w:val="0056096A"/>
    <w:rsid w:val="00560AC4"/>
    <w:rsid w:val="00560AF1"/>
    <w:rsid w:val="00560C5A"/>
    <w:rsid w:val="00560FC9"/>
    <w:rsid w:val="0056127F"/>
    <w:rsid w:val="00561D7A"/>
    <w:rsid w:val="0056207B"/>
    <w:rsid w:val="005623D8"/>
    <w:rsid w:val="00562491"/>
    <w:rsid w:val="00562630"/>
    <w:rsid w:val="00562CDE"/>
    <w:rsid w:val="0056316C"/>
    <w:rsid w:val="00563487"/>
    <w:rsid w:val="00563C09"/>
    <w:rsid w:val="00563E5F"/>
    <w:rsid w:val="00564809"/>
    <w:rsid w:val="005649E2"/>
    <w:rsid w:val="005655A5"/>
    <w:rsid w:val="005655AC"/>
    <w:rsid w:val="00566074"/>
    <w:rsid w:val="00566324"/>
    <w:rsid w:val="00566910"/>
    <w:rsid w:val="0056696B"/>
    <w:rsid w:val="00566D65"/>
    <w:rsid w:val="0056700A"/>
    <w:rsid w:val="00567625"/>
    <w:rsid w:val="00567B37"/>
    <w:rsid w:val="00567E2F"/>
    <w:rsid w:val="00567E85"/>
    <w:rsid w:val="0057031D"/>
    <w:rsid w:val="00570360"/>
    <w:rsid w:val="00570F05"/>
    <w:rsid w:val="00570F7C"/>
    <w:rsid w:val="005710B6"/>
    <w:rsid w:val="005716BB"/>
    <w:rsid w:val="00571DB8"/>
    <w:rsid w:val="005726AB"/>
    <w:rsid w:val="005727AC"/>
    <w:rsid w:val="00572D71"/>
    <w:rsid w:val="0057351F"/>
    <w:rsid w:val="0057398D"/>
    <w:rsid w:val="00573C7D"/>
    <w:rsid w:val="005741A0"/>
    <w:rsid w:val="00574880"/>
    <w:rsid w:val="00575149"/>
    <w:rsid w:val="005752D9"/>
    <w:rsid w:val="00575A53"/>
    <w:rsid w:val="0057604B"/>
    <w:rsid w:val="00576C80"/>
    <w:rsid w:val="00577498"/>
    <w:rsid w:val="005776EB"/>
    <w:rsid w:val="005777F1"/>
    <w:rsid w:val="005778A0"/>
    <w:rsid w:val="00577CBE"/>
    <w:rsid w:val="005801B2"/>
    <w:rsid w:val="00580438"/>
    <w:rsid w:val="0058064C"/>
    <w:rsid w:val="00580A51"/>
    <w:rsid w:val="00581BFF"/>
    <w:rsid w:val="00581FC7"/>
    <w:rsid w:val="0058232A"/>
    <w:rsid w:val="005823E1"/>
    <w:rsid w:val="005826E5"/>
    <w:rsid w:val="005828A4"/>
    <w:rsid w:val="00582BCD"/>
    <w:rsid w:val="00583145"/>
    <w:rsid w:val="00583177"/>
    <w:rsid w:val="00583254"/>
    <w:rsid w:val="005832F2"/>
    <w:rsid w:val="00583F3A"/>
    <w:rsid w:val="00584C20"/>
    <w:rsid w:val="00584E18"/>
    <w:rsid w:val="00585524"/>
    <w:rsid w:val="005855F5"/>
    <w:rsid w:val="00585689"/>
    <w:rsid w:val="00585834"/>
    <w:rsid w:val="00586541"/>
    <w:rsid w:val="0058684C"/>
    <w:rsid w:val="00586D81"/>
    <w:rsid w:val="00586EB1"/>
    <w:rsid w:val="0058720B"/>
    <w:rsid w:val="005873BF"/>
    <w:rsid w:val="00587400"/>
    <w:rsid w:val="0058798E"/>
    <w:rsid w:val="00587997"/>
    <w:rsid w:val="005879B6"/>
    <w:rsid w:val="00587FE6"/>
    <w:rsid w:val="0059018B"/>
    <w:rsid w:val="005909C0"/>
    <w:rsid w:val="00590AD5"/>
    <w:rsid w:val="00590D9C"/>
    <w:rsid w:val="00590DF9"/>
    <w:rsid w:val="005913EB"/>
    <w:rsid w:val="00591682"/>
    <w:rsid w:val="00591687"/>
    <w:rsid w:val="005916A0"/>
    <w:rsid w:val="00592205"/>
    <w:rsid w:val="0059260A"/>
    <w:rsid w:val="0059264B"/>
    <w:rsid w:val="00592791"/>
    <w:rsid w:val="00592815"/>
    <w:rsid w:val="00593757"/>
    <w:rsid w:val="005944EF"/>
    <w:rsid w:val="005945FF"/>
    <w:rsid w:val="005946AA"/>
    <w:rsid w:val="005948CF"/>
    <w:rsid w:val="00594932"/>
    <w:rsid w:val="00594B87"/>
    <w:rsid w:val="00594B88"/>
    <w:rsid w:val="005959B3"/>
    <w:rsid w:val="005960E1"/>
    <w:rsid w:val="005961C3"/>
    <w:rsid w:val="005965EC"/>
    <w:rsid w:val="005966EF"/>
    <w:rsid w:val="005968EB"/>
    <w:rsid w:val="00596DEC"/>
    <w:rsid w:val="0059708B"/>
    <w:rsid w:val="005970DD"/>
    <w:rsid w:val="005971A4"/>
    <w:rsid w:val="00597BEF"/>
    <w:rsid w:val="00597C08"/>
    <w:rsid w:val="005A0047"/>
    <w:rsid w:val="005A039A"/>
    <w:rsid w:val="005A06D3"/>
    <w:rsid w:val="005A0B61"/>
    <w:rsid w:val="005A0D21"/>
    <w:rsid w:val="005A0E09"/>
    <w:rsid w:val="005A1422"/>
    <w:rsid w:val="005A1A1A"/>
    <w:rsid w:val="005A1A29"/>
    <w:rsid w:val="005A1D51"/>
    <w:rsid w:val="005A251C"/>
    <w:rsid w:val="005A2617"/>
    <w:rsid w:val="005A2A37"/>
    <w:rsid w:val="005A2AF2"/>
    <w:rsid w:val="005A3441"/>
    <w:rsid w:val="005A34EC"/>
    <w:rsid w:val="005A37AC"/>
    <w:rsid w:val="005A3B9A"/>
    <w:rsid w:val="005A3F9D"/>
    <w:rsid w:val="005A4166"/>
    <w:rsid w:val="005A4339"/>
    <w:rsid w:val="005A4BE7"/>
    <w:rsid w:val="005A53B7"/>
    <w:rsid w:val="005A5AA8"/>
    <w:rsid w:val="005A652F"/>
    <w:rsid w:val="005A6C1D"/>
    <w:rsid w:val="005A6E0E"/>
    <w:rsid w:val="005A739B"/>
    <w:rsid w:val="005A7875"/>
    <w:rsid w:val="005B00CA"/>
    <w:rsid w:val="005B0566"/>
    <w:rsid w:val="005B0C43"/>
    <w:rsid w:val="005B0DA0"/>
    <w:rsid w:val="005B242C"/>
    <w:rsid w:val="005B27B0"/>
    <w:rsid w:val="005B28AF"/>
    <w:rsid w:val="005B2A56"/>
    <w:rsid w:val="005B2D5B"/>
    <w:rsid w:val="005B2D9F"/>
    <w:rsid w:val="005B2DE9"/>
    <w:rsid w:val="005B32D1"/>
    <w:rsid w:val="005B3B77"/>
    <w:rsid w:val="005B3F59"/>
    <w:rsid w:val="005B43CC"/>
    <w:rsid w:val="005B4540"/>
    <w:rsid w:val="005B462F"/>
    <w:rsid w:val="005B619A"/>
    <w:rsid w:val="005B61F4"/>
    <w:rsid w:val="005B66D5"/>
    <w:rsid w:val="005B672A"/>
    <w:rsid w:val="005B6F9B"/>
    <w:rsid w:val="005B6F9C"/>
    <w:rsid w:val="005B779B"/>
    <w:rsid w:val="005B7B1B"/>
    <w:rsid w:val="005B7D2E"/>
    <w:rsid w:val="005B7E02"/>
    <w:rsid w:val="005C0237"/>
    <w:rsid w:val="005C03D4"/>
    <w:rsid w:val="005C06C7"/>
    <w:rsid w:val="005C0882"/>
    <w:rsid w:val="005C0E4B"/>
    <w:rsid w:val="005C0ED9"/>
    <w:rsid w:val="005C12BA"/>
    <w:rsid w:val="005C13C1"/>
    <w:rsid w:val="005C164E"/>
    <w:rsid w:val="005C182E"/>
    <w:rsid w:val="005C1A7C"/>
    <w:rsid w:val="005C22A1"/>
    <w:rsid w:val="005C24FC"/>
    <w:rsid w:val="005C2C25"/>
    <w:rsid w:val="005C32F8"/>
    <w:rsid w:val="005C39A5"/>
    <w:rsid w:val="005C3C28"/>
    <w:rsid w:val="005C4CFD"/>
    <w:rsid w:val="005C5532"/>
    <w:rsid w:val="005C56B6"/>
    <w:rsid w:val="005C5B1A"/>
    <w:rsid w:val="005C631F"/>
    <w:rsid w:val="005C70BE"/>
    <w:rsid w:val="005C7117"/>
    <w:rsid w:val="005D028C"/>
    <w:rsid w:val="005D08F9"/>
    <w:rsid w:val="005D0C73"/>
    <w:rsid w:val="005D0E08"/>
    <w:rsid w:val="005D1105"/>
    <w:rsid w:val="005D18D7"/>
    <w:rsid w:val="005D2853"/>
    <w:rsid w:val="005D2CF7"/>
    <w:rsid w:val="005D324C"/>
    <w:rsid w:val="005D32B8"/>
    <w:rsid w:val="005D336A"/>
    <w:rsid w:val="005D34A6"/>
    <w:rsid w:val="005D3573"/>
    <w:rsid w:val="005D3805"/>
    <w:rsid w:val="005D3A88"/>
    <w:rsid w:val="005D4571"/>
    <w:rsid w:val="005D4FAE"/>
    <w:rsid w:val="005D54FD"/>
    <w:rsid w:val="005D557C"/>
    <w:rsid w:val="005D57A4"/>
    <w:rsid w:val="005D593D"/>
    <w:rsid w:val="005D63CD"/>
    <w:rsid w:val="005D64AE"/>
    <w:rsid w:val="005D659F"/>
    <w:rsid w:val="005D65F4"/>
    <w:rsid w:val="005D666B"/>
    <w:rsid w:val="005D687F"/>
    <w:rsid w:val="005D6B78"/>
    <w:rsid w:val="005D6CC4"/>
    <w:rsid w:val="005D6DEB"/>
    <w:rsid w:val="005D6F72"/>
    <w:rsid w:val="005D6FC5"/>
    <w:rsid w:val="005D71FB"/>
    <w:rsid w:val="005D72C9"/>
    <w:rsid w:val="005D76F5"/>
    <w:rsid w:val="005D78AB"/>
    <w:rsid w:val="005D7D0E"/>
    <w:rsid w:val="005D7E12"/>
    <w:rsid w:val="005E0A32"/>
    <w:rsid w:val="005E149E"/>
    <w:rsid w:val="005E16FE"/>
    <w:rsid w:val="005E1907"/>
    <w:rsid w:val="005E1A0D"/>
    <w:rsid w:val="005E25F0"/>
    <w:rsid w:val="005E2B1C"/>
    <w:rsid w:val="005E2F40"/>
    <w:rsid w:val="005E357A"/>
    <w:rsid w:val="005E35CF"/>
    <w:rsid w:val="005E3BE1"/>
    <w:rsid w:val="005E3D30"/>
    <w:rsid w:val="005E3FB0"/>
    <w:rsid w:val="005E42EC"/>
    <w:rsid w:val="005E434E"/>
    <w:rsid w:val="005E44F5"/>
    <w:rsid w:val="005E4574"/>
    <w:rsid w:val="005E45C5"/>
    <w:rsid w:val="005E4C6F"/>
    <w:rsid w:val="005E553D"/>
    <w:rsid w:val="005E569E"/>
    <w:rsid w:val="005E5854"/>
    <w:rsid w:val="005E59A6"/>
    <w:rsid w:val="005E5C69"/>
    <w:rsid w:val="005E5C95"/>
    <w:rsid w:val="005E5E33"/>
    <w:rsid w:val="005E679A"/>
    <w:rsid w:val="005E7A89"/>
    <w:rsid w:val="005E7F2A"/>
    <w:rsid w:val="005F1E40"/>
    <w:rsid w:val="005F1E54"/>
    <w:rsid w:val="005F2629"/>
    <w:rsid w:val="005F2BDE"/>
    <w:rsid w:val="005F2CE6"/>
    <w:rsid w:val="005F329F"/>
    <w:rsid w:val="005F3615"/>
    <w:rsid w:val="005F3CB6"/>
    <w:rsid w:val="005F3DC1"/>
    <w:rsid w:val="005F3E3B"/>
    <w:rsid w:val="005F403F"/>
    <w:rsid w:val="005F4072"/>
    <w:rsid w:val="005F4593"/>
    <w:rsid w:val="005F4799"/>
    <w:rsid w:val="005F482F"/>
    <w:rsid w:val="005F48BC"/>
    <w:rsid w:val="005F54FE"/>
    <w:rsid w:val="005F5919"/>
    <w:rsid w:val="005F5DDE"/>
    <w:rsid w:val="005F6283"/>
    <w:rsid w:val="005F6AB2"/>
    <w:rsid w:val="005F6B01"/>
    <w:rsid w:val="005F70B9"/>
    <w:rsid w:val="005F732E"/>
    <w:rsid w:val="005F7640"/>
    <w:rsid w:val="005F7ACC"/>
    <w:rsid w:val="005F7B71"/>
    <w:rsid w:val="005F7FC0"/>
    <w:rsid w:val="0060063F"/>
    <w:rsid w:val="00600D8B"/>
    <w:rsid w:val="0060129C"/>
    <w:rsid w:val="006019FC"/>
    <w:rsid w:val="00601C30"/>
    <w:rsid w:val="00602077"/>
    <w:rsid w:val="0060253B"/>
    <w:rsid w:val="006025AE"/>
    <w:rsid w:val="00602D76"/>
    <w:rsid w:val="00602F0F"/>
    <w:rsid w:val="00602F66"/>
    <w:rsid w:val="006030E5"/>
    <w:rsid w:val="00603268"/>
    <w:rsid w:val="006036D0"/>
    <w:rsid w:val="006038FB"/>
    <w:rsid w:val="00603B1E"/>
    <w:rsid w:val="00604273"/>
    <w:rsid w:val="006044B8"/>
    <w:rsid w:val="00604E3B"/>
    <w:rsid w:val="00605118"/>
    <w:rsid w:val="00605441"/>
    <w:rsid w:val="006056F8"/>
    <w:rsid w:val="00605761"/>
    <w:rsid w:val="006057C0"/>
    <w:rsid w:val="006058D8"/>
    <w:rsid w:val="0060595B"/>
    <w:rsid w:val="006064FF"/>
    <w:rsid w:val="00606693"/>
    <w:rsid w:val="00606B84"/>
    <w:rsid w:val="00606C09"/>
    <w:rsid w:val="00606F20"/>
    <w:rsid w:val="00607149"/>
    <w:rsid w:val="00607311"/>
    <w:rsid w:val="00607907"/>
    <w:rsid w:val="00607B0E"/>
    <w:rsid w:val="00607C1A"/>
    <w:rsid w:val="00607D2A"/>
    <w:rsid w:val="006100DD"/>
    <w:rsid w:val="00610213"/>
    <w:rsid w:val="00610DF3"/>
    <w:rsid w:val="00610E1C"/>
    <w:rsid w:val="00610EC1"/>
    <w:rsid w:val="006110F9"/>
    <w:rsid w:val="006113AB"/>
    <w:rsid w:val="006113D0"/>
    <w:rsid w:val="00611480"/>
    <w:rsid w:val="00611CCD"/>
    <w:rsid w:val="00611E83"/>
    <w:rsid w:val="00611F3B"/>
    <w:rsid w:val="006126B5"/>
    <w:rsid w:val="0061336C"/>
    <w:rsid w:val="00613675"/>
    <w:rsid w:val="00613957"/>
    <w:rsid w:val="006147BB"/>
    <w:rsid w:val="00614D55"/>
    <w:rsid w:val="0061557F"/>
    <w:rsid w:val="006155C9"/>
    <w:rsid w:val="0061580C"/>
    <w:rsid w:val="006159FD"/>
    <w:rsid w:val="0061645D"/>
    <w:rsid w:val="00616EBE"/>
    <w:rsid w:val="00617131"/>
    <w:rsid w:val="006175F0"/>
    <w:rsid w:val="0061793B"/>
    <w:rsid w:val="00617B07"/>
    <w:rsid w:val="00620071"/>
    <w:rsid w:val="006200BC"/>
    <w:rsid w:val="006201B6"/>
    <w:rsid w:val="006210B8"/>
    <w:rsid w:val="00621429"/>
    <w:rsid w:val="0062196C"/>
    <w:rsid w:val="00621AD2"/>
    <w:rsid w:val="00621C63"/>
    <w:rsid w:val="00621DB8"/>
    <w:rsid w:val="00621F44"/>
    <w:rsid w:val="00622249"/>
    <w:rsid w:val="00622353"/>
    <w:rsid w:val="006227C7"/>
    <w:rsid w:val="00622D4C"/>
    <w:rsid w:val="006230B3"/>
    <w:rsid w:val="006235E9"/>
    <w:rsid w:val="0062363A"/>
    <w:rsid w:val="00623685"/>
    <w:rsid w:val="00623704"/>
    <w:rsid w:val="006248FA"/>
    <w:rsid w:val="00625669"/>
    <w:rsid w:val="00625708"/>
    <w:rsid w:val="00625B19"/>
    <w:rsid w:val="00625B46"/>
    <w:rsid w:val="00626036"/>
    <w:rsid w:val="006266C1"/>
    <w:rsid w:val="00627469"/>
    <w:rsid w:val="00627B22"/>
    <w:rsid w:val="00627BF7"/>
    <w:rsid w:val="00627C4C"/>
    <w:rsid w:val="00627EEB"/>
    <w:rsid w:val="00630464"/>
    <w:rsid w:val="00630484"/>
    <w:rsid w:val="006311A1"/>
    <w:rsid w:val="006313EE"/>
    <w:rsid w:val="0063191D"/>
    <w:rsid w:val="00631941"/>
    <w:rsid w:val="00631B1D"/>
    <w:rsid w:val="00632142"/>
    <w:rsid w:val="00632331"/>
    <w:rsid w:val="00632463"/>
    <w:rsid w:val="006326A1"/>
    <w:rsid w:val="00632D16"/>
    <w:rsid w:val="00633034"/>
    <w:rsid w:val="006334C6"/>
    <w:rsid w:val="00633B88"/>
    <w:rsid w:val="006341ED"/>
    <w:rsid w:val="006343D6"/>
    <w:rsid w:val="00634425"/>
    <w:rsid w:val="0063449D"/>
    <w:rsid w:val="00634748"/>
    <w:rsid w:val="006349AA"/>
    <w:rsid w:val="00634A49"/>
    <w:rsid w:val="00634BB5"/>
    <w:rsid w:val="00634C81"/>
    <w:rsid w:val="00634E83"/>
    <w:rsid w:val="00635A49"/>
    <w:rsid w:val="00635C1A"/>
    <w:rsid w:val="006363A4"/>
    <w:rsid w:val="0063671A"/>
    <w:rsid w:val="00636ED3"/>
    <w:rsid w:val="0063714E"/>
    <w:rsid w:val="006371E8"/>
    <w:rsid w:val="00637331"/>
    <w:rsid w:val="006376C0"/>
    <w:rsid w:val="0063799C"/>
    <w:rsid w:val="006379CE"/>
    <w:rsid w:val="00637AA1"/>
    <w:rsid w:val="00637CC6"/>
    <w:rsid w:val="00637DA4"/>
    <w:rsid w:val="00640279"/>
    <w:rsid w:val="00640411"/>
    <w:rsid w:val="00640E68"/>
    <w:rsid w:val="00641282"/>
    <w:rsid w:val="006414BA"/>
    <w:rsid w:val="006414C1"/>
    <w:rsid w:val="00641A81"/>
    <w:rsid w:val="00641B35"/>
    <w:rsid w:val="0064212A"/>
    <w:rsid w:val="0064271A"/>
    <w:rsid w:val="006427EE"/>
    <w:rsid w:val="006429A2"/>
    <w:rsid w:val="00642A89"/>
    <w:rsid w:val="00642C6C"/>
    <w:rsid w:val="006430F0"/>
    <w:rsid w:val="0064336D"/>
    <w:rsid w:val="00643601"/>
    <w:rsid w:val="006444F8"/>
    <w:rsid w:val="0064477F"/>
    <w:rsid w:val="006447F9"/>
    <w:rsid w:val="00644A5F"/>
    <w:rsid w:val="00644C6C"/>
    <w:rsid w:val="006450E6"/>
    <w:rsid w:val="006455A6"/>
    <w:rsid w:val="00645759"/>
    <w:rsid w:val="00646439"/>
    <w:rsid w:val="006467ED"/>
    <w:rsid w:val="00646AA3"/>
    <w:rsid w:val="00646AED"/>
    <w:rsid w:val="00646ED4"/>
    <w:rsid w:val="006475F6"/>
    <w:rsid w:val="006476DD"/>
    <w:rsid w:val="006477C6"/>
    <w:rsid w:val="00647986"/>
    <w:rsid w:val="00647DA1"/>
    <w:rsid w:val="00647F7D"/>
    <w:rsid w:val="00650034"/>
    <w:rsid w:val="00651AF4"/>
    <w:rsid w:val="00651C55"/>
    <w:rsid w:val="006521C7"/>
    <w:rsid w:val="006522CB"/>
    <w:rsid w:val="00652400"/>
    <w:rsid w:val="00652463"/>
    <w:rsid w:val="00652B8F"/>
    <w:rsid w:val="00652E0B"/>
    <w:rsid w:val="006531CA"/>
    <w:rsid w:val="0065371F"/>
    <w:rsid w:val="00653D2A"/>
    <w:rsid w:val="00653FC4"/>
    <w:rsid w:val="00654550"/>
    <w:rsid w:val="006546C7"/>
    <w:rsid w:val="0065545C"/>
    <w:rsid w:val="00655481"/>
    <w:rsid w:val="00655577"/>
    <w:rsid w:val="0065560B"/>
    <w:rsid w:val="00655EDA"/>
    <w:rsid w:val="00656174"/>
    <w:rsid w:val="00656566"/>
    <w:rsid w:val="00656680"/>
    <w:rsid w:val="0065671C"/>
    <w:rsid w:val="00656F0B"/>
    <w:rsid w:val="00656F13"/>
    <w:rsid w:val="00656FA6"/>
    <w:rsid w:val="00657005"/>
    <w:rsid w:val="006572B3"/>
    <w:rsid w:val="006573B8"/>
    <w:rsid w:val="00657E64"/>
    <w:rsid w:val="00657EFE"/>
    <w:rsid w:val="00660216"/>
    <w:rsid w:val="00660A93"/>
    <w:rsid w:val="00660B67"/>
    <w:rsid w:val="00661B26"/>
    <w:rsid w:val="00662177"/>
    <w:rsid w:val="006621C3"/>
    <w:rsid w:val="006622F6"/>
    <w:rsid w:val="00662329"/>
    <w:rsid w:val="00662632"/>
    <w:rsid w:val="00662644"/>
    <w:rsid w:val="00662773"/>
    <w:rsid w:val="00662A65"/>
    <w:rsid w:val="00663040"/>
    <w:rsid w:val="0066387D"/>
    <w:rsid w:val="00663AEB"/>
    <w:rsid w:val="00664980"/>
    <w:rsid w:val="00664C1D"/>
    <w:rsid w:val="00664DCE"/>
    <w:rsid w:val="00664EB3"/>
    <w:rsid w:val="006652F4"/>
    <w:rsid w:val="00665490"/>
    <w:rsid w:val="00665A73"/>
    <w:rsid w:val="00665B7A"/>
    <w:rsid w:val="00665D56"/>
    <w:rsid w:val="00665E98"/>
    <w:rsid w:val="006660AD"/>
    <w:rsid w:val="00666CF3"/>
    <w:rsid w:val="00666D37"/>
    <w:rsid w:val="00666F38"/>
    <w:rsid w:val="0066705C"/>
    <w:rsid w:val="00667459"/>
    <w:rsid w:val="00667B3C"/>
    <w:rsid w:val="00667D53"/>
    <w:rsid w:val="00667DFC"/>
    <w:rsid w:val="006701CF"/>
    <w:rsid w:val="00670608"/>
    <w:rsid w:val="0067061C"/>
    <w:rsid w:val="00670878"/>
    <w:rsid w:val="00670C82"/>
    <w:rsid w:val="00671159"/>
    <w:rsid w:val="0067176C"/>
    <w:rsid w:val="00671DA3"/>
    <w:rsid w:val="00671E62"/>
    <w:rsid w:val="00671ED9"/>
    <w:rsid w:val="006721EF"/>
    <w:rsid w:val="006725F0"/>
    <w:rsid w:val="00672B5A"/>
    <w:rsid w:val="00673133"/>
    <w:rsid w:val="006731FA"/>
    <w:rsid w:val="006733F4"/>
    <w:rsid w:val="0067402E"/>
    <w:rsid w:val="00674399"/>
    <w:rsid w:val="00674D67"/>
    <w:rsid w:val="00674E6E"/>
    <w:rsid w:val="0067515B"/>
    <w:rsid w:val="0067522A"/>
    <w:rsid w:val="006759E7"/>
    <w:rsid w:val="00675AA3"/>
    <w:rsid w:val="00675CD3"/>
    <w:rsid w:val="0067633D"/>
    <w:rsid w:val="006763AF"/>
    <w:rsid w:val="00676677"/>
    <w:rsid w:val="0067749F"/>
    <w:rsid w:val="00677B06"/>
    <w:rsid w:val="00677F92"/>
    <w:rsid w:val="0067A370"/>
    <w:rsid w:val="0067DB54"/>
    <w:rsid w:val="0068039E"/>
    <w:rsid w:val="00680BAE"/>
    <w:rsid w:val="00680F44"/>
    <w:rsid w:val="006810A8"/>
    <w:rsid w:val="0068121C"/>
    <w:rsid w:val="006812F1"/>
    <w:rsid w:val="00681330"/>
    <w:rsid w:val="00681E3C"/>
    <w:rsid w:val="00682158"/>
    <w:rsid w:val="0068337C"/>
    <w:rsid w:val="0068344C"/>
    <w:rsid w:val="00683E08"/>
    <w:rsid w:val="00683F4B"/>
    <w:rsid w:val="0068416C"/>
    <w:rsid w:val="006842B7"/>
    <w:rsid w:val="006847DC"/>
    <w:rsid w:val="0068487D"/>
    <w:rsid w:val="006849A4"/>
    <w:rsid w:val="00684C0A"/>
    <w:rsid w:val="00684DB0"/>
    <w:rsid w:val="00684EC9"/>
    <w:rsid w:val="006850D7"/>
    <w:rsid w:val="00685230"/>
    <w:rsid w:val="00685737"/>
    <w:rsid w:val="00685A65"/>
    <w:rsid w:val="00685D69"/>
    <w:rsid w:val="00686B61"/>
    <w:rsid w:val="006873EE"/>
    <w:rsid w:val="0068789B"/>
    <w:rsid w:val="006878C5"/>
    <w:rsid w:val="00687FE4"/>
    <w:rsid w:val="006901B6"/>
    <w:rsid w:val="00690212"/>
    <w:rsid w:val="0069064A"/>
    <w:rsid w:val="006906D2"/>
    <w:rsid w:val="0069090F"/>
    <w:rsid w:val="00690D9D"/>
    <w:rsid w:val="006913B2"/>
    <w:rsid w:val="00691538"/>
    <w:rsid w:val="00691721"/>
    <w:rsid w:val="00691A6D"/>
    <w:rsid w:val="00691D79"/>
    <w:rsid w:val="00691E7D"/>
    <w:rsid w:val="00692176"/>
    <w:rsid w:val="0069264E"/>
    <w:rsid w:val="00692D25"/>
    <w:rsid w:val="00692F6F"/>
    <w:rsid w:val="0069324D"/>
    <w:rsid w:val="006935B8"/>
    <w:rsid w:val="00693AB8"/>
    <w:rsid w:val="00694374"/>
    <w:rsid w:val="0069487E"/>
    <w:rsid w:val="00695404"/>
    <w:rsid w:val="00695648"/>
    <w:rsid w:val="00695753"/>
    <w:rsid w:val="006957E4"/>
    <w:rsid w:val="00695899"/>
    <w:rsid w:val="00695BA7"/>
    <w:rsid w:val="00695D30"/>
    <w:rsid w:val="00695D3B"/>
    <w:rsid w:val="00696494"/>
    <w:rsid w:val="0069651A"/>
    <w:rsid w:val="0069D48D"/>
    <w:rsid w:val="006A006F"/>
    <w:rsid w:val="006A01A5"/>
    <w:rsid w:val="006A062C"/>
    <w:rsid w:val="006A0BF0"/>
    <w:rsid w:val="006A105F"/>
    <w:rsid w:val="006A118B"/>
    <w:rsid w:val="006A12DD"/>
    <w:rsid w:val="006A1399"/>
    <w:rsid w:val="006A13CD"/>
    <w:rsid w:val="006A1575"/>
    <w:rsid w:val="006A19C1"/>
    <w:rsid w:val="006A2518"/>
    <w:rsid w:val="006A2EDD"/>
    <w:rsid w:val="006A3130"/>
    <w:rsid w:val="006A37ED"/>
    <w:rsid w:val="006A3941"/>
    <w:rsid w:val="006A3B0A"/>
    <w:rsid w:val="006A3B99"/>
    <w:rsid w:val="006A3F8E"/>
    <w:rsid w:val="006A421F"/>
    <w:rsid w:val="006A44E6"/>
    <w:rsid w:val="006A470F"/>
    <w:rsid w:val="006A4F94"/>
    <w:rsid w:val="006A5406"/>
    <w:rsid w:val="006A5672"/>
    <w:rsid w:val="006A5785"/>
    <w:rsid w:val="006A594A"/>
    <w:rsid w:val="006A5AE6"/>
    <w:rsid w:val="006A6399"/>
    <w:rsid w:val="006A65FD"/>
    <w:rsid w:val="006A6642"/>
    <w:rsid w:val="006A66B6"/>
    <w:rsid w:val="006A6F56"/>
    <w:rsid w:val="006A7342"/>
    <w:rsid w:val="006A7483"/>
    <w:rsid w:val="006A7587"/>
    <w:rsid w:val="006A7632"/>
    <w:rsid w:val="006A7A17"/>
    <w:rsid w:val="006A7AD0"/>
    <w:rsid w:val="006A7F6B"/>
    <w:rsid w:val="006B00B7"/>
    <w:rsid w:val="006B059F"/>
    <w:rsid w:val="006B0922"/>
    <w:rsid w:val="006B0D1E"/>
    <w:rsid w:val="006B1022"/>
    <w:rsid w:val="006B1424"/>
    <w:rsid w:val="006B174B"/>
    <w:rsid w:val="006B2330"/>
    <w:rsid w:val="006B23CC"/>
    <w:rsid w:val="006B28D2"/>
    <w:rsid w:val="006B29E5"/>
    <w:rsid w:val="006B2B20"/>
    <w:rsid w:val="006B3128"/>
    <w:rsid w:val="006B3189"/>
    <w:rsid w:val="006B339B"/>
    <w:rsid w:val="006B3694"/>
    <w:rsid w:val="006B3DA1"/>
    <w:rsid w:val="006B4E9D"/>
    <w:rsid w:val="006B55D9"/>
    <w:rsid w:val="006B567A"/>
    <w:rsid w:val="006B56DA"/>
    <w:rsid w:val="006B570F"/>
    <w:rsid w:val="006B5813"/>
    <w:rsid w:val="006B5A2F"/>
    <w:rsid w:val="006B5C3C"/>
    <w:rsid w:val="006B5CC3"/>
    <w:rsid w:val="006B610E"/>
    <w:rsid w:val="006B653A"/>
    <w:rsid w:val="006B684A"/>
    <w:rsid w:val="006B68F6"/>
    <w:rsid w:val="006B718B"/>
    <w:rsid w:val="006B7524"/>
    <w:rsid w:val="006B75E8"/>
    <w:rsid w:val="006B760E"/>
    <w:rsid w:val="006B7723"/>
    <w:rsid w:val="006C0360"/>
    <w:rsid w:val="006C0506"/>
    <w:rsid w:val="006C06AF"/>
    <w:rsid w:val="006C06B9"/>
    <w:rsid w:val="006C0A54"/>
    <w:rsid w:val="006C0D40"/>
    <w:rsid w:val="006C1200"/>
    <w:rsid w:val="006C148C"/>
    <w:rsid w:val="006C1B27"/>
    <w:rsid w:val="006C1BFE"/>
    <w:rsid w:val="006C1D00"/>
    <w:rsid w:val="006C1F5E"/>
    <w:rsid w:val="006C205C"/>
    <w:rsid w:val="006C205E"/>
    <w:rsid w:val="006C21BD"/>
    <w:rsid w:val="006C250C"/>
    <w:rsid w:val="006C25B9"/>
    <w:rsid w:val="006C28A4"/>
    <w:rsid w:val="006C2947"/>
    <w:rsid w:val="006C2C64"/>
    <w:rsid w:val="006C2E2D"/>
    <w:rsid w:val="006C32A3"/>
    <w:rsid w:val="006C3573"/>
    <w:rsid w:val="006C3761"/>
    <w:rsid w:val="006C39A3"/>
    <w:rsid w:val="006C3DF8"/>
    <w:rsid w:val="006C4102"/>
    <w:rsid w:val="006C41DD"/>
    <w:rsid w:val="006C422B"/>
    <w:rsid w:val="006C457B"/>
    <w:rsid w:val="006C4859"/>
    <w:rsid w:val="006C4993"/>
    <w:rsid w:val="006C4E1C"/>
    <w:rsid w:val="006C4E8B"/>
    <w:rsid w:val="006C5449"/>
    <w:rsid w:val="006C54F9"/>
    <w:rsid w:val="006C56DF"/>
    <w:rsid w:val="006C58DB"/>
    <w:rsid w:val="006C5974"/>
    <w:rsid w:val="006C59C9"/>
    <w:rsid w:val="006C5A73"/>
    <w:rsid w:val="006C5E2E"/>
    <w:rsid w:val="006C5FF4"/>
    <w:rsid w:val="006C6175"/>
    <w:rsid w:val="006C684E"/>
    <w:rsid w:val="006C6B06"/>
    <w:rsid w:val="006C6EAB"/>
    <w:rsid w:val="006C6EE5"/>
    <w:rsid w:val="006C6FF5"/>
    <w:rsid w:val="006C724E"/>
    <w:rsid w:val="006C734F"/>
    <w:rsid w:val="006C739F"/>
    <w:rsid w:val="006C741C"/>
    <w:rsid w:val="006C79F5"/>
    <w:rsid w:val="006C7A02"/>
    <w:rsid w:val="006C7AB8"/>
    <w:rsid w:val="006C7BDA"/>
    <w:rsid w:val="006C7D96"/>
    <w:rsid w:val="006D00F5"/>
    <w:rsid w:val="006D094F"/>
    <w:rsid w:val="006D0D58"/>
    <w:rsid w:val="006D0ED0"/>
    <w:rsid w:val="006D0FE1"/>
    <w:rsid w:val="006D128C"/>
    <w:rsid w:val="006D1340"/>
    <w:rsid w:val="006D1914"/>
    <w:rsid w:val="006D1BA9"/>
    <w:rsid w:val="006D1F82"/>
    <w:rsid w:val="006D2AEE"/>
    <w:rsid w:val="006D2BE5"/>
    <w:rsid w:val="006D3046"/>
    <w:rsid w:val="006D329A"/>
    <w:rsid w:val="006D4314"/>
    <w:rsid w:val="006D43AB"/>
    <w:rsid w:val="006D450F"/>
    <w:rsid w:val="006D4A78"/>
    <w:rsid w:val="006D4E35"/>
    <w:rsid w:val="006D6452"/>
    <w:rsid w:val="006D67DB"/>
    <w:rsid w:val="006D6E39"/>
    <w:rsid w:val="006D7173"/>
    <w:rsid w:val="006D7429"/>
    <w:rsid w:val="006D7B47"/>
    <w:rsid w:val="006D7CDE"/>
    <w:rsid w:val="006D7D6F"/>
    <w:rsid w:val="006E0317"/>
    <w:rsid w:val="006E041F"/>
    <w:rsid w:val="006E0778"/>
    <w:rsid w:val="006E0890"/>
    <w:rsid w:val="006E0EB9"/>
    <w:rsid w:val="006E0F4E"/>
    <w:rsid w:val="006E16AF"/>
    <w:rsid w:val="006E1705"/>
    <w:rsid w:val="006E1901"/>
    <w:rsid w:val="006E1B56"/>
    <w:rsid w:val="006E1B88"/>
    <w:rsid w:val="006E1F1E"/>
    <w:rsid w:val="006E29A1"/>
    <w:rsid w:val="006E2A1A"/>
    <w:rsid w:val="006E2E11"/>
    <w:rsid w:val="006E352A"/>
    <w:rsid w:val="006E3AB8"/>
    <w:rsid w:val="006E3B75"/>
    <w:rsid w:val="006E3F05"/>
    <w:rsid w:val="006E4045"/>
    <w:rsid w:val="006E40AA"/>
    <w:rsid w:val="006E4206"/>
    <w:rsid w:val="006E4371"/>
    <w:rsid w:val="006E44F4"/>
    <w:rsid w:val="006E450D"/>
    <w:rsid w:val="006E45D8"/>
    <w:rsid w:val="006E461B"/>
    <w:rsid w:val="006E4F0D"/>
    <w:rsid w:val="006E5332"/>
    <w:rsid w:val="006E548B"/>
    <w:rsid w:val="006E59FD"/>
    <w:rsid w:val="006E5F1A"/>
    <w:rsid w:val="006E6571"/>
    <w:rsid w:val="006E6CDD"/>
    <w:rsid w:val="006E6E43"/>
    <w:rsid w:val="006E70C1"/>
    <w:rsid w:val="006E791F"/>
    <w:rsid w:val="006E7960"/>
    <w:rsid w:val="006E7E6D"/>
    <w:rsid w:val="006E7F3A"/>
    <w:rsid w:val="006F02DC"/>
    <w:rsid w:val="006F0440"/>
    <w:rsid w:val="006F0671"/>
    <w:rsid w:val="006F0F42"/>
    <w:rsid w:val="006F1D37"/>
    <w:rsid w:val="006F1DFD"/>
    <w:rsid w:val="006F22FA"/>
    <w:rsid w:val="006F245F"/>
    <w:rsid w:val="006F2472"/>
    <w:rsid w:val="006F2B0C"/>
    <w:rsid w:val="006F39CD"/>
    <w:rsid w:val="006F3A1D"/>
    <w:rsid w:val="006F4145"/>
    <w:rsid w:val="006F4386"/>
    <w:rsid w:val="006F43EF"/>
    <w:rsid w:val="006F4783"/>
    <w:rsid w:val="006F4789"/>
    <w:rsid w:val="006F4879"/>
    <w:rsid w:val="006F4AAF"/>
    <w:rsid w:val="006F4CBD"/>
    <w:rsid w:val="006F51B6"/>
    <w:rsid w:val="006F55B0"/>
    <w:rsid w:val="006F570C"/>
    <w:rsid w:val="006F5CA4"/>
    <w:rsid w:val="006F63F3"/>
    <w:rsid w:val="006F667D"/>
    <w:rsid w:val="006F6C7B"/>
    <w:rsid w:val="006F6D3C"/>
    <w:rsid w:val="006F72A8"/>
    <w:rsid w:val="006F7813"/>
    <w:rsid w:val="006F7AD3"/>
    <w:rsid w:val="007000CC"/>
    <w:rsid w:val="00700296"/>
    <w:rsid w:val="0070038C"/>
    <w:rsid w:val="007007D3"/>
    <w:rsid w:val="007009DA"/>
    <w:rsid w:val="007009DE"/>
    <w:rsid w:val="00700A80"/>
    <w:rsid w:val="00700F6A"/>
    <w:rsid w:val="00701212"/>
    <w:rsid w:val="00701289"/>
    <w:rsid w:val="007016C1"/>
    <w:rsid w:val="007017C4"/>
    <w:rsid w:val="00701965"/>
    <w:rsid w:val="00701AA4"/>
    <w:rsid w:val="00701C16"/>
    <w:rsid w:val="00701C47"/>
    <w:rsid w:val="00701DF3"/>
    <w:rsid w:val="0070324D"/>
    <w:rsid w:val="0070331F"/>
    <w:rsid w:val="0070378A"/>
    <w:rsid w:val="0070379F"/>
    <w:rsid w:val="007039E8"/>
    <w:rsid w:val="00703BB8"/>
    <w:rsid w:val="00703D35"/>
    <w:rsid w:val="00704A8F"/>
    <w:rsid w:val="00704B88"/>
    <w:rsid w:val="00705E5E"/>
    <w:rsid w:val="00705EA7"/>
    <w:rsid w:val="00706283"/>
    <w:rsid w:val="0070685C"/>
    <w:rsid w:val="00706E19"/>
    <w:rsid w:val="007074A2"/>
    <w:rsid w:val="00707DBD"/>
    <w:rsid w:val="00711353"/>
    <w:rsid w:val="00711876"/>
    <w:rsid w:val="00711906"/>
    <w:rsid w:val="00711EA3"/>
    <w:rsid w:val="00712DF8"/>
    <w:rsid w:val="007130C5"/>
    <w:rsid w:val="0071322A"/>
    <w:rsid w:val="007132FA"/>
    <w:rsid w:val="00713877"/>
    <w:rsid w:val="00713E81"/>
    <w:rsid w:val="00713FFC"/>
    <w:rsid w:val="0071430A"/>
    <w:rsid w:val="0071441D"/>
    <w:rsid w:val="007145EF"/>
    <w:rsid w:val="00714A16"/>
    <w:rsid w:val="00714FD8"/>
    <w:rsid w:val="0071543F"/>
    <w:rsid w:val="00715D8A"/>
    <w:rsid w:val="00716788"/>
    <w:rsid w:val="00716AC2"/>
    <w:rsid w:val="00716B64"/>
    <w:rsid w:val="00717354"/>
    <w:rsid w:val="007175C1"/>
    <w:rsid w:val="00717DA5"/>
    <w:rsid w:val="00717FF6"/>
    <w:rsid w:val="00720A3C"/>
    <w:rsid w:val="00720C1D"/>
    <w:rsid w:val="00721664"/>
    <w:rsid w:val="007219D7"/>
    <w:rsid w:val="007219D9"/>
    <w:rsid w:val="00721F96"/>
    <w:rsid w:val="00722282"/>
    <w:rsid w:val="007223EE"/>
    <w:rsid w:val="00722A1B"/>
    <w:rsid w:val="00723042"/>
    <w:rsid w:val="007235A7"/>
    <w:rsid w:val="00723CB2"/>
    <w:rsid w:val="00723CD4"/>
    <w:rsid w:val="00723CD6"/>
    <w:rsid w:val="00723DAE"/>
    <w:rsid w:val="00724ACB"/>
    <w:rsid w:val="00724CA5"/>
    <w:rsid w:val="00724DA7"/>
    <w:rsid w:val="00725312"/>
    <w:rsid w:val="00725634"/>
    <w:rsid w:val="00725A50"/>
    <w:rsid w:val="0072603E"/>
    <w:rsid w:val="00726149"/>
    <w:rsid w:val="00726155"/>
    <w:rsid w:val="00726234"/>
    <w:rsid w:val="0072628A"/>
    <w:rsid w:val="0072694F"/>
    <w:rsid w:val="00726969"/>
    <w:rsid w:val="00726B1A"/>
    <w:rsid w:val="00726D5F"/>
    <w:rsid w:val="00727567"/>
    <w:rsid w:val="00727A6A"/>
    <w:rsid w:val="00727D22"/>
    <w:rsid w:val="00727DE3"/>
    <w:rsid w:val="007300F4"/>
    <w:rsid w:val="007304CD"/>
    <w:rsid w:val="00730610"/>
    <w:rsid w:val="00730763"/>
    <w:rsid w:val="007309EF"/>
    <w:rsid w:val="007317D1"/>
    <w:rsid w:val="00731AF6"/>
    <w:rsid w:val="00731BA8"/>
    <w:rsid w:val="007320AB"/>
    <w:rsid w:val="007320CA"/>
    <w:rsid w:val="00732483"/>
    <w:rsid w:val="00732596"/>
    <w:rsid w:val="00732804"/>
    <w:rsid w:val="007328AA"/>
    <w:rsid w:val="00732CDA"/>
    <w:rsid w:val="00732E43"/>
    <w:rsid w:val="007331DC"/>
    <w:rsid w:val="0073323F"/>
    <w:rsid w:val="0073336C"/>
    <w:rsid w:val="007333EC"/>
    <w:rsid w:val="007334E5"/>
    <w:rsid w:val="0073429A"/>
    <w:rsid w:val="00734417"/>
    <w:rsid w:val="007346C8"/>
    <w:rsid w:val="00734719"/>
    <w:rsid w:val="00734B16"/>
    <w:rsid w:val="00734C5B"/>
    <w:rsid w:val="00735289"/>
    <w:rsid w:val="00735678"/>
    <w:rsid w:val="00735A10"/>
    <w:rsid w:val="00735A93"/>
    <w:rsid w:val="00735C58"/>
    <w:rsid w:val="00736515"/>
    <w:rsid w:val="007366D9"/>
    <w:rsid w:val="007369DE"/>
    <w:rsid w:val="00736C21"/>
    <w:rsid w:val="00736E57"/>
    <w:rsid w:val="007375D8"/>
    <w:rsid w:val="007376A6"/>
    <w:rsid w:val="0074010A"/>
    <w:rsid w:val="00740282"/>
    <w:rsid w:val="00740EC6"/>
    <w:rsid w:val="00741639"/>
    <w:rsid w:val="007418C9"/>
    <w:rsid w:val="00741F6A"/>
    <w:rsid w:val="00742277"/>
    <w:rsid w:val="007423A1"/>
    <w:rsid w:val="00742447"/>
    <w:rsid w:val="00742793"/>
    <w:rsid w:val="007427B0"/>
    <w:rsid w:val="0074280D"/>
    <w:rsid w:val="00742C15"/>
    <w:rsid w:val="00742F2B"/>
    <w:rsid w:val="00743ECF"/>
    <w:rsid w:val="00743F11"/>
    <w:rsid w:val="00743FD5"/>
    <w:rsid w:val="00744313"/>
    <w:rsid w:val="00744432"/>
    <w:rsid w:val="00744741"/>
    <w:rsid w:val="00744E59"/>
    <w:rsid w:val="0074596F"/>
    <w:rsid w:val="00745B20"/>
    <w:rsid w:val="00745C1B"/>
    <w:rsid w:val="00745F04"/>
    <w:rsid w:val="007461D7"/>
    <w:rsid w:val="007461F1"/>
    <w:rsid w:val="0074657C"/>
    <w:rsid w:val="00747015"/>
    <w:rsid w:val="00747412"/>
    <w:rsid w:val="007474E7"/>
    <w:rsid w:val="00747B5C"/>
    <w:rsid w:val="007506AA"/>
    <w:rsid w:val="00750948"/>
    <w:rsid w:val="00750E8E"/>
    <w:rsid w:val="00751BC7"/>
    <w:rsid w:val="00751D1D"/>
    <w:rsid w:val="00751F8D"/>
    <w:rsid w:val="00751FCC"/>
    <w:rsid w:val="0075291A"/>
    <w:rsid w:val="007534A2"/>
    <w:rsid w:val="0075373A"/>
    <w:rsid w:val="00753813"/>
    <w:rsid w:val="00753C11"/>
    <w:rsid w:val="0075412F"/>
    <w:rsid w:val="0075461C"/>
    <w:rsid w:val="0075486D"/>
    <w:rsid w:val="00754A44"/>
    <w:rsid w:val="00754A7B"/>
    <w:rsid w:val="00754D23"/>
    <w:rsid w:val="0075504A"/>
    <w:rsid w:val="00755BE9"/>
    <w:rsid w:val="0075662F"/>
    <w:rsid w:val="007567B4"/>
    <w:rsid w:val="00756C58"/>
    <w:rsid w:val="00756FCD"/>
    <w:rsid w:val="007576E6"/>
    <w:rsid w:val="00757A7E"/>
    <w:rsid w:val="00757DAF"/>
    <w:rsid w:val="00760474"/>
    <w:rsid w:val="00760932"/>
    <w:rsid w:val="00760975"/>
    <w:rsid w:val="00761141"/>
    <w:rsid w:val="0076193E"/>
    <w:rsid w:val="00762086"/>
    <w:rsid w:val="007629DC"/>
    <w:rsid w:val="00763707"/>
    <w:rsid w:val="007639A9"/>
    <w:rsid w:val="007646D7"/>
    <w:rsid w:val="00764E32"/>
    <w:rsid w:val="00764EA6"/>
    <w:rsid w:val="0076579B"/>
    <w:rsid w:val="0076605B"/>
    <w:rsid w:val="0076642A"/>
    <w:rsid w:val="00767094"/>
    <w:rsid w:val="0076715C"/>
    <w:rsid w:val="007671FA"/>
    <w:rsid w:val="00767734"/>
    <w:rsid w:val="007701D1"/>
    <w:rsid w:val="00770354"/>
    <w:rsid w:val="0077057B"/>
    <w:rsid w:val="00771080"/>
    <w:rsid w:val="007710AC"/>
    <w:rsid w:val="007712F3"/>
    <w:rsid w:val="007715E3"/>
    <w:rsid w:val="00771AA0"/>
    <w:rsid w:val="00771AE2"/>
    <w:rsid w:val="00771B53"/>
    <w:rsid w:val="00771DF5"/>
    <w:rsid w:val="00772043"/>
    <w:rsid w:val="00772388"/>
    <w:rsid w:val="00772392"/>
    <w:rsid w:val="00772769"/>
    <w:rsid w:val="00772CDC"/>
    <w:rsid w:val="00773640"/>
    <w:rsid w:val="00773D10"/>
    <w:rsid w:val="00774046"/>
    <w:rsid w:val="00774132"/>
    <w:rsid w:val="00774741"/>
    <w:rsid w:val="00774748"/>
    <w:rsid w:val="00774C34"/>
    <w:rsid w:val="007754ED"/>
    <w:rsid w:val="00775697"/>
    <w:rsid w:val="00775724"/>
    <w:rsid w:val="007757EF"/>
    <w:rsid w:val="00775A01"/>
    <w:rsid w:val="0077624E"/>
    <w:rsid w:val="00776793"/>
    <w:rsid w:val="00776949"/>
    <w:rsid w:val="00776B0D"/>
    <w:rsid w:val="0078001A"/>
    <w:rsid w:val="00780157"/>
    <w:rsid w:val="007802B0"/>
    <w:rsid w:val="0078071B"/>
    <w:rsid w:val="00780B4B"/>
    <w:rsid w:val="00780BE5"/>
    <w:rsid w:val="00780E25"/>
    <w:rsid w:val="007813A1"/>
    <w:rsid w:val="0078164B"/>
    <w:rsid w:val="00781763"/>
    <w:rsid w:val="00781CDD"/>
    <w:rsid w:val="00782877"/>
    <w:rsid w:val="00782CC3"/>
    <w:rsid w:val="00782CCE"/>
    <w:rsid w:val="0078321A"/>
    <w:rsid w:val="00783259"/>
    <w:rsid w:val="00783947"/>
    <w:rsid w:val="0078398B"/>
    <w:rsid w:val="007839FA"/>
    <w:rsid w:val="00783BFA"/>
    <w:rsid w:val="00783C16"/>
    <w:rsid w:val="007848DD"/>
    <w:rsid w:val="00784A71"/>
    <w:rsid w:val="00784BDD"/>
    <w:rsid w:val="00785701"/>
    <w:rsid w:val="00785783"/>
    <w:rsid w:val="00785831"/>
    <w:rsid w:val="00785A11"/>
    <w:rsid w:val="00785A4B"/>
    <w:rsid w:val="00785D0B"/>
    <w:rsid w:val="0078681C"/>
    <w:rsid w:val="00786885"/>
    <w:rsid w:val="00786D05"/>
    <w:rsid w:val="00786D8B"/>
    <w:rsid w:val="00786FD3"/>
    <w:rsid w:val="007878BB"/>
    <w:rsid w:val="007879E0"/>
    <w:rsid w:val="007901A3"/>
    <w:rsid w:val="007901C8"/>
    <w:rsid w:val="00790481"/>
    <w:rsid w:val="007909B7"/>
    <w:rsid w:val="007915F2"/>
    <w:rsid w:val="00791ADD"/>
    <w:rsid w:val="00791B77"/>
    <w:rsid w:val="007921A0"/>
    <w:rsid w:val="00792D50"/>
    <w:rsid w:val="0079388B"/>
    <w:rsid w:val="007939D6"/>
    <w:rsid w:val="00793BC4"/>
    <w:rsid w:val="00793CCE"/>
    <w:rsid w:val="007940FE"/>
    <w:rsid w:val="0079453C"/>
    <w:rsid w:val="00794689"/>
    <w:rsid w:val="00794D96"/>
    <w:rsid w:val="007950F7"/>
    <w:rsid w:val="007951D4"/>
    <w:rsid w:val="007953BE"/>
    <w:rsid w:val="00795512"/>
    <w:rsid w:val="0079604D"/>
    <w:rsid w:val="00796794"/>
    <w:rsid w:val="007972E6"/>
    <w:rsid w:val="00797731"/>
    <w:rsid w:val="00797BA0"/>
    <w:rsid w:val="007A06E8"/>
    <w:rsid w:val="007A18CA"/>
    <w:rsid w:val="007A1CAC"/>
    <w:rsid w:val="007A1E56"/>
    <w:rsid w:val="007A1EBF"/>
    <w:rsid w:val="007A25FD"/>
    <w:rsid w:val="007A2F8C"/>
    <w:rsid w:val="007A381B"/>
    <w:rsid w:val="007A3C71"/>
    <w:rsid w:val="007A43AF"/>
    <w:rsid w:val="007A4BC7"/>
    <w:rsid w:val="007A4E37"/>
    <w:rsid w:val="007A4F8F"/>
    <w:rsid w:val="007A519D"/>
    <w:rsid w:val="007A532E"/>
    <w:rsid w:val="007A58EB"/>
    <w:rsid w:val="007A5A56"/>
    <w:rsid w:val="007A5EE6"/>
    <w:rsid w:val="007A6A52"/>
    <w:rsid w:val="007A6D2D"/>
    <w:rsid w:val="007A7361"/>
    <w:rsid w:val="007A7426"/>
    <w:rsid w:val="007A7A13"/>
    <w:rsid w:val="007A7E6D"/>
    <w:rsid w:val="007B004E"/>
    <w:rsid w:val="007B0912"/>
    <w:rsid w:val="007B0F1A"/>
    <w:rsid w:val="007B11DF"/>
    <w:rsid w:val="007B1498"/>
    <w:rsid w:val="007B181D"/>
    <w:rsid w:val="007B1997"/>
    <w:rsid w:val="007B1A7D"/>
    <w:rsid w:val="007B2309"/>
    <w:rsid w:val="007B25AD"/>
    <w:rsid w:val="007B27AE"/>
    <w:rsid w:val="007B2B7B"/>
    <w:rsid w:val="007B2BA2"/>
    <w:rsid w:val="007B3059"/>
    <w:rsid w:val="007B30DA"/>
    <w:rsid w:val="007B33B9"/>
    <w:rsid w:val="007B3692"/>
    <w:rsid w:val="007B44AC"/>
    <w:rsid w:val="007B497B"/>
    <w:rsid w:val="007B49C2"/>
    <w:rsid w:val="007B4A19"/>
    <w:rsid w:val="007B57ED"/>
    <w:rsid w:val="007B5B02"/>
    <w:rsid w:val="007B5B4B"/>
    <w:rsid w:val="007B5B75"/>
    <w:rsid w:val="007B5FCB"/>
    <w:rsid w:val="007B67EF"/>
    <w:rsid w:val="007B6A30"/>
    <w:rsid w:val="007B7C47"/>
    <w:rsid w:val="007B7E7D"/>
    <w:rsid w:val="007C0161"/>
    <w:rsid w:val="007C0455"/>
    <w:rsid w:val="007C0460"/>
    <w:rsid w:val="007C06A9"/>
    <w:rsid w:val="007C08D9"/>
    <w:rsid w:val="007C0CD9"/>
    <w:rsid w:val="007C0E33"/>
    <w:rsid w:val="007C12A9"/>
    <w:rsid w:val="007C12E4"/>
    <w:rsid w:val="007C1532"/>
    <w:rsid w:val="007C1AE9"/>
    <w:rsid w:val="007C1B62"/>
    <w:rsid w:val="007C1CEB"/>
    <w:rsid w:val="007C1ED3"/>
    <w:rsid w:val="007C2112"/>
    <w:rsid w:val="007C2215"/>
    <w:rsid w:val="007C26CC"/>
    <w:rsid w:val="007C26D6"/>
    <w:rsid w:val="007C2B8F"/>
    <w:rsid w:val="007C3082"/>
    <w:rsid w:val="007C33A8"/>
    <w:rsid w:val="007C35A0"/>
    <w:rsid w:val="007C387A"/>
    <w:rsid w:val="007C3C91"/>
    <w:rsid w:val="007C408B"/>
    <w:rsid w:val="007C41C7"/>
    <w:rsid w:val="007C4478"/>
    <w:rsid w:val="007C4496"/>
    <w:rsid w:val="007C4DD9"/>
    <w:rsid w:val="007C542C"/>
    <w:rsid w:val="007C5585"/>
    <w:rsid w:val="007C56F0"/>
    <w:rsid w:val="007C5BF1"/>
    <w:rsid w:val="007C60FF"/>
    <w:rsid w:val="007C6542"/>
    <w:rsid w:val="007C6725"/>
    <w:rsid w:val="007C6992"/>
    <w:rsid w:val="007C7CB7"/>
    <w:rsid w:val="007C7D43"/>
    <w:rsid w:val="007D0728"/>
    <w:rsid w:val="007D0AC7"/>
    <w:rsid w:val="007D1046"/>
    <w:rsid w:val="007D19B5"/>
    <w:rsid w:val="007D2047"/>
    <w:rsid w:val="007D21CB"/>
    <w:rsid w:val="007D260C"/>
    <w:rsid w:val="007D2847"/>
    <w:rsid w:val="007D2AAF"/>
    <w:rsid w:val="007D30FB"/>
    <w:rsid w:val="007D3199"/>
    <w:rsid w:val="007D3380"/>
    <w:rsid w:val="007D351B"/>
    <w:rsid w:val="007D42EB"/>
    <w:rsid w:val="007D4347"/>
    <w:rsid w:val="007D4373"/>
    <w:rsid w:val="007D4609"/>
    <w:rsid w:val="007D49E3"/>
    <w:rsid w:val="007D4C5C"/>
    <w:rsid w:val="007D4CD4"/>
    <w:rsid w:val="007D5491"/>
    <w:rsid w:val="007D5A03"/>
    <w:rsid w:val="007D5C0D"/>
    <w:rsid w:val="007D5D9E"/>
    <w:rsid w:val="007D66DF"/>
    <w:rsid w:val="007D67D5"/>
    <w:rsid w:val="007D6A88"/>
    <w:rsid w:val="007D7375"/>
    <w:rsid w:val="007D770E"/>
    <w:rsid w:val="007D7D63"/>
    <w:rsid w:val="007E0262"/>
    <w:rsid w:val="007E0773"/>
    <w:rsid w:val="007E082E"/>
    <w:rsid w:val="007E0846"/>
    <w:rsid w:val="007E085B"/>
    <w:rsid w:val="007E09C9"/>
    <w:rsid w:val="007E0A0B"/>
    <w:rsid w:val="007E0DEC"/>
    <w:rsid w:val="007E13F0"/>
    <w:rsid w:val="007E170B"/>
    <w:rsid w:val="007E1A8B"/>
    <w:rsid w:val="007E1CBE"/>
    <w:rsid w:val="007E1FF6"/>
    <w:rsid w:val="007E2024"/>
    <w:rsid w:val="007E2788"/>
    <w:rsid w:val="007E2895"/>
    <w:rsid w:val="007E2D74"/>
    <w:rsid w:val="007E30B1"/>
    <w:rsid w:val="007E3561"/>
    <w:rsid w:val="007E3683"/>
    <w:rsid w:val="007E3AB3"/>
    <w:rsid w:val="007E3C98"/>
    <w:rsid w:val="007E3C9A"/>
    <w:rsid w:val="007E403C"/>
    <w:rsid w:val="007E4524"/>
    <w:rsid w:val="007E455F"/>
    <w:rsid w:val="007E465C"/>
    <w:rsid w:val="007E46CC"/>
    <w:rsid w:val="007E4C88"/>
    <w:rsid w:val="007E4DD8"/>
    <w:rsid w:val="007E4FFA"/>
    <w:rsid w:val="007E5108"/>
    <w:rsid w:val="007E52B8"/>
    <w:rsid w:val="007E5446"/>
    <w:rsid w:val="007E5515"/>
    <w:rsid w:val="007E5B02"/>
    <w:rsid w:val="007E5CF3"/>
    <w:rsid w:val="007E6793"/>
    <w:rsid w:val="007E6ABF"/>
    <w:rsid w:val="007E6C7C"/>
    <w:rsid w:val="007E6CBF"/>
    <w:rsid w:val="007E6E5A"/>
    <w:rsid w:val="007E6FA8"/>
    <w:rsid w:val="007E714F"/>
    <w:rsid w:val="007E789B"/>
    <w:rsid w:val="007E7BCB"/>
    <w:rsid w:val="007E7DA8"/>
    <w:rsid w:val="007F0D1A"/>
    <w:rsid w:val="007F0E35"/>
    <w:rsid w:val="007F0F0A"/>
    <w:rsid w:val="007F1221"/>
    <w:rsid w:val="007F136F"/>
    <w:rsid w:val="007F214C"/>
    <w:rsid w:val="007F27A5"/>
    <w:rsid w:val="007F283C"/>
    <w:rsid w:val="007F3338"/>
    <w:rsid w:val="007F33F3"/>
    <w:rsid w:val="007F3E03"/>
    <w:rsid w:val="007F3EE3"/>
    <w:rsid w:val="007F4038"/>
    <w:rsid w:val="007F4662"/>
    <w:rsid w:val="007F47BC"/>
    <w:rsid w:val="007F4980"/>
    <w:rsid w:val="007F4CD6"/>
    <w:rsid w:val="007F56A4"/>
    <w:rsid w:val="007F629E"/>
    <w:rsid w:val="007F6DD8"/>
    <w:rsid w:val="007F72FE"/>
    <w:rsid w:val="007F7452"/>
    <w:rsid w:val="007F7B94"/>
    <w:rsid w:val="007F7DD0"/>
    <w:rsid w:val="00800013"/>
    <w:rsid w:val="00800452"/>
    <w:rsid w:val="00800749"/>
    <w:rsid w:val="00800CF5"/>
    <w:rsid w:val="00801DD3"/>
    <w:rsid w:val="00801F9A"/>
    <w:rsid w:val="008020F8"/>
    <w:rsid w:val="008022E1"/>
    <w:rsid w:val="008027C6"/>
    <w:rsid w:val="00802939"/>
    <w:rsid w:val="00802A4E"/>
    <w:rsid w:val="00802CC2"/>
    <w:rsid w:val="00802D0B"/>
    <w:rsid w:val="00802E84"/>
    <w:rsid w:val="00802EA1"/>
    <w:rsid w:val="00803B18"/>
    <w:rsid w:val="00803E7C"/>
    <w:rsid w:val="00804381"/>
    <w:rsid w:val="0080466C"/>
    <w:rsid w:val="00804856"/>
    <w:rsid w:val="008048BA"/>
    <w:rsid w:val="00804FAB"/>
    <w:rsid w:val="0080512F"/>
    <w:rsid w:val="0080598F"/>
    <w:rsid w:val="00805B0E"/>
    <w:rsid w:val="00806293"/>
    <w:rsid w:val="0080647C"/>
    <w:rsid w:val="008066D7"/>
    <w:rsid w:val="00806D98"/>
    <w:rsid w:val="00806E8F"/>
    <w:rsid w:val="00806F5F"/>
    <w:rsid w:val="008078CD"/>
    <w:rsid w:val="00807D88"/>
    <w:rsid w:val="0081075F"/>
    <w:rsid w:val="008108E7"/>
    <w:rsid w:val="00810C23"/>
    <w:rsid w:val="00810D81"/>
    <w:rsid w:val="008110D6"/>
    <w:rsid w:val="008115AB"/>
    <w:rsid w:val="00811716"/>
    <w:rsid w:val="00811784"/>
    <w:rsid w:val="00811842"/>
    <w:rsid w:val="00811B26"/>
    <w:rsid w:val="00812342"/>
    <w:rsid w:val="00812964"/>
    <w:rsid w:val="00812F1F"/>
    <w:rsid w:val="00812FDA"/>
    <w:rsid w:val="00813634"/>
    <w:rsid w:val="00813822"/>
    <w:rsid w:val="00813887"/>
    <w:rsid w:val="00813A65"/>
    <w:rsid w:val="00813B99"/>
    <w:rsid w:val="00813F3E"/>
    <w:rsid w:val="008140CC"/>
    <w:rsid w:val="008141EA"/>
    <w:rsid w:val="0081540E"/>
    <w:rsid w:val="0081575D"/>
    <w:rsid w:val="00816220"/>
    <w:rsid w:val="008168B0"/>
    <w:rsid w:val="0081694E"/>
    <w:rsid w:val="00816B0C"/>
    <w:rsid w:val="00817950"/>
    <w:rsid w:val="00817F66"/>
    <w:rsid w:val="00820407"/>
    <w:rsid w:val="00820445"/>
    <w:rsid w:val="0082057C"/>
    <w:rsid w:val="00820EB3"/>
    <w:rsid w:val="0082160A"/>
    <w:rsid w:val="0082167D"/>
    <w:rsid w:val="0082178E"/>
    <w:rsid w:val="00821A06"/>
    <w:rsid w:val="00822385"/>
    <w:rsid w:val="00822970"/>
    <w:rsid w:val="00822CF1"/>
    <w:rsid w:val="00822D5F"/>
    <w:rsid w:val="008233D0"/>
    <w:rsid w:val="008235DF"/>
    <w:rsid w:val="0082361F"/>
    <w:rsid w:val="00823623"/>
    <w:rsid w:val="008236D1"/>
    <w:rsid w:val="008249C3"/>
    <w:rsid w:val="00824AAE"/>
    <w:rsid w:val="0082563F"/>
    <w:rsid w:val="00825E32"/>
    <w:rsid w:val="008262F2"/>
    <w:rsid w:val="00826826"/>
    <w:rsid w:val="00826AF3"/>
    <w:rsid w:val="00826B3F"/>
    <w:rsid w:val="00826BB0"/>
    <w:rsid w:val="00826BC3"/>
    <w:rsid w:val="00827051"/>
    <w:rsid w:val="0082760C"/>
    <w:rsid w:val="00827A22"/>
    <w:rsid w:val="00827C23"/>
    <w:rsid w:val="00827C5F"/>
    <w:rsid w:val="0083025A"/>
    <w:rsid w:val="00830269"/>
    <w:rsid w:val="00830432"/>
    <w:rsid w:val="008304E0"/>
    <w:rsid w:val="0083074D"/>
    <w:rsid w:val="008309F3"/>
    <w:rsid w:val="008313F7"/>
    <w:rsid w:val="008314EF"/>
    <w:rsid w:val="00831660"/>
    <w:rsid w:val="00832B70"/>
    <w:rsid w:val="00832FD2"/>
    <w:rsid w:val="0083334D"/>
    <w:rsid w:val="00833492"/>
    <w:rsid w:val="0083377D"/>
    <w:rsid w:val="0083382A"/>
    <w:rsid w:val="00833A89"/>
    <w:rsid w:val="00833BFE"/>
    <w:rsid w:val="00833CAB"/>
    <w:rsid w:val="00834109"/>
    <w:rsid w:val="00834215"/>
    <w:rsid w:val="00834486"/>
    <w:rsid w:val="00834F5F"/>
    <w:rsid w:val="0083516B"/>
    <w:rsid w:val="00836468"/>
    <w:rsid w:val="008369EA"/>
    <w:rsid w:val="00836B95"/>
    <w:rsid w:val="00836C42"/>
    <w:rsid w:val="00836C5C"/>
    <w:rsid w:val="0083710A"/>
    <w:rsid w:val="0083795E"/>
    <w:rsid w:val="0084005A"/>
    <w:rsid w:val="00840206"/>
    <w:rsid w:val="00840208"/>
    <w:rsid w:val="008405E3"/>
    <w:rsid w:val="008407CF"/>
    <w:rsid w:val="008409A4"/>
    <w:rsid w:val="00840B71"/>
    <w:rsid w:val="00840D9C"/>
    <w:rsid w:val="00841027"/>
    <w:rsid w:val="00841504"/>
    <w:rsid w:val="008415FB"/>
    <w:rsid w:val="00841C1E"/>
    <w:rsid w:val="00841FC5"/>
    <w:rsid w:val="008423E2"/>
    <w:rsid w:val="00842969"/>
    <w:rsid w:val="00842A17"/>
    <w:rsid w:val="00842CC5"/>
    <w:rsid w:val="00843365"/>
    <w:rsid w:val="00843375"/>
    <w:rsid w:val="008435F6"/>
    <w:rsid w:val="00843ED2"/>
    <w:rsid w:val="00843F95"/>
    <w:rsid w:val="00844268"/>
    <w:rsid w:val="00844671"/>
    <w:rsid w:val="00844867"/>
    <w:rsid w:val="00844AC6"/>
    <w:rsid w:val="00844B75"/>
    <w:rsid w:val="00844BC0"/>
    <w:rsid w:val="00844D78"/>
    <w:rsid w:val="00845133"/>
    <w:rsid w:val="00845575"/>
    <w:rsid w:val="008457C5"/>
    <w:rsid w:val="00845AFB"/>
    <w:rsid w:val="00845D46"/>
    <w:rsid w:val="00845EEE"/>
    <w:rsid w:val="008463D1"/>
    <w:rsid w:val="00846775"/>
    <w:rsid w:val="008467B8"/>
    <w:rsid w:val="00846CF1"/>
    <w:rsid w:val="0084700A"/>
    <w:rsid w:val="00847095"/>
    <w:rsid w:val="0084752F"/>
    <w:rsid w:val="008479D4"/>
    <w:rsid w:val="00847BBA"/>
    <w:rsid w:val="00847EC4"/>
    <w:rsid w:val="008501F0"/>
    <w:rsid w:val="008506DA"/>
    <w:rsid w:val="0085112A"/>
    <w:rsid w:val="008519E5"/>
    <w:rsid w:val="00851AAA"/>
    <w:rsid w:val="00852109"/>
    <w:rsid w:val="008523D2"/>
    <w:rsid w:val="008527EC"/>
    <w:rsid w:val="00852AA0"/>
    <w:rsid w:val="00852C45"/>
    <w:rsid w:val="00852FB9"/>
    <w:rsid w:val="0085305B"/>
    <w:rsid w:val="00853545"/>
    <w:rsid w:val="008536F6"/>
    <w:rsid w:val="00853F48"/>
    <w:rsid w:val="00854128"/>
    <w:rsid w:val="008544BC"/>
    <w:rsid w:val="008549DD"/>
    <w:rsid w:val="00854AD6"/>
    <w:rsid w:val="00854F69"/>
    <w:rsid w:val="00855302"/>
    <w:rsid w:val="0085552F"/>
    <w:rsid w:val="00855693"/>
    <w:rsid w:val="00855828"/>
    <w:rsid w:val="00855C76"/>
    <w:rsid w:val="00855E37"/>
    <w:rsid w:val="00855F04"/>
    <w:rsid w:val="008569DF"/>
    <w:rsid w:val="00856F19"/>
    <w:rsid w:val="00856F2E"/>
    <w:rsid w:val="00857133"/>
    <w:rsid w:val="008575E0"/>
    <w:rsid w:val="00857727"/>
    <w:rsid w:val="0085794D"/>
    <w:rsid w:val="00857AC4"/>
    <w:rsid w:val="00857CD5"/>
    <w:rsid w:val="00857F68"/>
    <w:rsid w:val="0085D6E6"/>
    <w:rsid w:val="008608F4"/>
    <w:rsid w:val="00860980"/>
    <w:rsid w:val="00860B45"/>
    <w:rsid w:val="00860BAA"/>
    <w:rsid w:val="00860D87"/>
    <w:rsid w:val="008612E6"/>
    <w:rsid w:val="00861BDD"/>
    <w:rsid w:val="0086292B"/>
    <w:rsid w:val="0086328B"/>
    <w:rsid w:val="008634B5"/>
    <w:rsid w:val="0086369D"/>
    <w:rsid w:val="0086406A"/>
    <w:rsid w:val="00864790"/>
    <w:rsid w:val="00864FEA"/>
    <w:rsid w:val="00865072"/>
    <w:rsid w:val="008654FE"/>
    <w:rsid w:val="00865659"/>
    <w:rsid w:val="00865DE3"/>
    <w:rsid w:val="00865FEF"/>
    <w:rsid w:val="00866035"/>
    <w:rsid w:val="00866A90"/>
    <w:rsid w:val="00867090"/>
    <w:rsid w:val="0086736B"/>
    <w:rsid w:val="00867756"/>
    <w:rsid w:val="00867C5D"/>
    <w:rsid w:val="00867E18"/>
    <w:rsid w:val="008700E1"/>
    <w:rsid w:val="00870CA5"/>
    <w:rsid w:val="00870DF8"/>
    <w:rsid w:val="008714CD"/>
    <w:rsid w:val="0087155F"/>
    <w:rsid w:val="008716B8"/>
    <w:rsid w:val="008717C7"/>
    <w:rsid w:val="00871B02"/>
    <w:rsid w:val="00872003"/>
    <w:rsid w:val="00872373"/>
    <w:rsid w:val="00872B31"/>
    <w:rsid w:val="00872DBC"/>
    <w:rsid w:val="00872E71"/>
    <w:rsid w:val="008735D2"/>
    <w:rsid w:val="008738F1"/>
    <w:rsid w:val="00873E5F"/>
    <w:rsid w:val="00874258"/>
    <w:rsid w:val="008743E8"/>
    <w:rsid w:val="0087492B"/>
    <w:rsid w:val="00874A97"/>
    <w:rsid w:val="00874CAF"/>
    <w:rsid w:val="00875129"/>
    <w:rsid w:val="00875298"/>
    <w:rsid w:val="0087585D"/>
    <w:rsid w:val="00875B43"/>
    <w:rsid w:val="00875D67"/>
    <w:rsid w:val="00876339"/>
    <w:rsid w:val="008765A1"/>
    <w:rsid w:val="00876625"/>
    <w:rsid w:val="00876DA7"/>
    <w:rsid w:val="0087743B"/>
    <w:rsid w:val="00877512"/>
    <w:rsid w:val="008775B6"/>
    <w:rsid w:val="008778CC"/>
    <w:rsid w:val="00877E38"/>
    <w:rsid w:val="00880291"/>
    <w:rsid w:val="00880801"/>
    <w:rsid w:val="00880E9F"/>
    <w:rsid w:val="008817A6"/>
    <w:rsid w:val="00881B06"/>
    <w:rsid w:val="00881F95"/>
    <w:rsid w:val="0088206B"/>
    <w:rsid w:val="008827D8"/>
    <w:rsid w:val="00882819"/>
    <w:rsid w:val="00882F90"/>
    <w:rsid w:val="008831E1"/>
    <w:rsid w:val="0088389C"/>
    <w:rsid w:val="008839DC"/>
    <w:rsid w:val="00883AC5"/>
    <w:rsid w:val="00884315"/>
    <w:rsid w:val="0088431F"/>
    <w:rsid w:val="0088442A"/>
    <w:rsid w:val="008846E6"/>
    <w:rsid w:val="00884B75"/>
    <w:rsid w:val="00884DF4"/>
    <w:rsid w:val="00885018"/>
    <w:rsid w:val="008850DC"/>
    <w:rsid w:val="008857A2"/>
    <w:rsid w:val="00885AF8"/>
    <w:rsid w:val="00885CAB"/>
    <w:rsid w:val="00885E5B"/>
    <w:rsid w:val="00886257"/>
    <w:rsid w:val="0088639C"/>
    <w:rsid w:val="0088648B"/>
    <w:rsid w:val="0088683C"/>
    <w:rsid w:val="00886AF9"/>
    <w:rsid w:val="00886CE4"/>
    <w:rsid w:val="00886D38"/>
    <w:rsid w:val="0088704A"/>
    <w:rsid w:val="00887702"/>
    <w:rsid w:val="00887B72"/>
    <w:rsid w:val="00887E13"/>
    <w:rsid w:val="0089039B"/>
    <w:rsid w:val="00890DF2"/>
    <w:rsid w:val="0089116F"/>
    <w:rsid w:val="0089135C"/>
    <w:rsid w:val="008917B2"/>
    <w:rsid w:val="00891B70"/>
    <w:rsid w:val="00892031"/>
    <w:rsid w:val="00892165"/>
    <w:rsid w:val="00892537"/>
    <w:rsid w:val="00892714"/>
    <w:rsid w:val="0089295F"/>
    <w:rsid w:val="00892DAD"/>
    <w:rsid w:val="00893048"/>
    <w:rsid w:val="0089325E"/>
    <w:rsid w:val="00893426"/>
    <w:rsid w:val="0089394D"/>
    <w:rsid w:val="00894BA5"/>
    <w:rsid w:val="00894BC4"/>
    <w:rsid w:val="00894DA8"/>
    <w:rsid w:val="00894DB7"/>
    <w:rsid w:val="008950B6"/>
    <w:rsid w:val="00895281"/>
    <w:rsid w:val="008953F9"/>
    <w:rsid w:val="00895477"/>
    <w:rsid w:val="00895BA6"/>
    <w:rsid w:val="00895EBE"/>
    <w:rsid w:val="0089616D"/>
    <w:rsid w:val="00896631"/>
    <w:rsid w:val="0089680F"/>
    <w:rsid w:val="00896C5C"/>
    <w:rsid w:val="00896E69"/>
    <w:rsid w:val="00896F65"/>
    <w:rsid w:val="00897122"/>
    <w:rsid w:val="008978A1"/>
    <w:rsid w:val="008A0EA7"/>
    <w:rsid w:val="008A197F"/>
    <w:rsid w:val="008A1C01"/>
    <w:rsid w:val="008A202F"/>
    <w:rsid w:val="008A213A"/>
    <w:rsid w:val="008A296E"/>
    <w:rsid w:val="008A2E82"/>
    <w:rsid w:val="008A3206"/>
    <w:rsid w:val="008A3450"/>
    <w:rsid w:val="008A4065"/>
    <w:rsid w:val="008A4795"/>
    <w:rsid w:val="008A47B3"/>
    <w:rsid w:val="008A4C74"/>
    <w:rsid w:val="008A51C2"/>
    <w:rsid w:val="008A5444"/>
    <w:rsid w:val="008A5597"/>
    <w:rsid w:val="008A5F81"/>
    <w:rsid w:val="008A6344"/>
    <w:rsid w:val="008A7168"/>
    <w:rsid w:val="008A73FF"/>
    <w:rsid w:val="008A7548"/>
    <w:rsid w:val="008A75E2"/>
    <w:rsid w:val="008A7A60"/>
    <w:rsid w:val="008A7BA9"/>
    <w:rsid w:val="008B0309"/>
    <w:rsid w:val="008B03D2"/>
    <w:rsid w:val="008B06C7"/>
    <w:rsid w:val="008B07EB"/>
    <w:rsid w:val="008B0A6E"/>
    <w:rsid w:val="008B14B8"/>
    <w:rsid w:val="008B1791"/>
    <w:rsid w:val="008B1C4A"/>
    <w:rsid w:val="008B1EA0"/>
    <w:rsid w:val="008B1F3F"/>
    <w:rsid w:val="008B2020"/>
    <w:rsid w:val="008B2407"/>
    <w:rsid w:val="008B2C21"/>
    <w:rsid w:val="008B2E78"/>
    <w:rsid w:val="008B2F37"/>
    <w:rsid w:val="008B336F"/>
    <w:rsid w:val="008B33A6"/>
    <w:rsid w:val="008B3708"/>
    <w:rsid w:val="008B3F5C"/>
    <w:rsid w:val="008B3FC5"/>
    <w:rsid w:val="008B4FA4"/>
    <w:rsid w:val="008B5341"/>
    <w:rsid w:val="008B5C13"/>
    <w:rsid w:val="008B5D61"/>
    <w:rsid w:val="008B5EDD"/>
    <w:rsid w:val="008B5FAB"/>
    <w:rsid w:val="008B601D"/>
    <w:rsid w:val="008B6084"/>
    <w:rsid w:val="008B60CC"/>
    <w:rsid w:val="008B6244"/>
    <w:rsid w:val="008B6415"/>
    <w:rsid w:val="008B65DD"/>
    <w:rsid w:val="008B6EAB"/>
    <w:rsid w:val="008B6FE1"/>
    <w:rsid w:val="008B704B"/>
    <w:rsid w:val="008B7571"/>
    <w:rsid w:val="008B75A2"/>
    <w:rsid w:val="008B76F8"/>
    <w:rsid w:val="008B7748"/>
    <w:rsid w:val="008B7B97"/>
    <w:rsid w:val="008B7CBE"/>
    <w:rsid w:val="008B7D7C"/>
    <w:rsid w:val="008B7DB8"/>
    <w:rsid w:val="008B7F4F"/>
    <w:rsid w:val="008C0352"/>
    <w:rsid w:val="008C07D4"/>
    <w:rsid w:val="008C0E97"/>
    <w:rsid w:val="008C0EB6"/>
    <w:rsid w:val="008C1306"/>
    <w:rsid w:val="008C23A1"/>
    <w:rsid w:val="008C2671"/>
    <w:rsid w:val="008C34E5"/>
    <w:rsid w:val="008C35BA"/>
    <w:rsid w:val="008C3AB2"/>
    <w:rsid w:val="008C3B91"/>
    <w:rsid w:val="008C3DFC"/>
    <w:rsid w:val="008C45F3"/>
    <w:rsid w:val="008C4C3B"/>
    <w:rsid w:val="008C4D15"/>
    <w:rsid w:val="008C4D73"/>
    <w:rsid w:val="008C518D"/>
    <w:rsid w:val="008C5459"/>
    <w:rsid w:val="008C572C"/>
    <w:rsid w:val="008C5BF8"/>
    <w:rsid w:val="008C665C"/>
    <w:rsid w:val="008C6765"/>
    <w:rsid w:val="008C6A12"/>
    <w:rsid w:val="008C6B6A"/>
    <w:rsid w:val="008C720C"/>
    <w:rsid w:val="008C75D4"/>
    <w:rsid w:val="008C75F8"/>
    <w:rsid w:val="008C7A6D"/>
    <w:rsid w:val="008C7AF3"/>
    <w:rsid w:val="008D0DDB"/>
    <w:rsid w:val="008D21F8"/>
    <w:rsid w:val="008D2413"/>
    <w:rsid w:val="008D2BDD"/>
    <w:rsid w:val="008D384D"/>
    <w:rsid w:val="008D3C40"/>
    <w:rsid w:val="008D4193"/>
    <w:rsid w:val="008D4280"/>
    <w:rsid w:val="008D43D7"/>
    <w:rsid w:val="008D53A1"/>
    <w:rsid w:val="008D5608"/>
    <w:rsid w:val="008D56ED"/>
    <w:rsid w:val="008D6690"/>
    <w:rsid w:val="008D68ED"/>
    <w:rsid w:val="008D69B4"/>
    <w:rsid w:val="008D6C2E"/>
    <w:rsid w:val="008D783F"/>
    <w:rsid w:val="008D7D20"/>
    <w:rsid w:val="008D7FDC"/>
    <w:rsid w:val="008E09C4"/>
    <w:rsid w:val="008E09CB"/>
    <w:rsid w:val="008E0BD6"/>
    <w:rsid w:val="008E0CC8"/>
    <w:rsid w:val="008E1069"/>
    <w:rsid w:val="008E1537"/>
    <w:rsid w:val="008E1829"/>
    <w:rsid w:val="008E1B20"/>
    <w:rsid w:val="008E2771"/>
    <w:rsid w:val="008E2937"/>
    <w:rsid w:val="008E3BBA"/>
    <w:rsid w:val="008E3F4C"/>
    <w:rsid w:val="008E4181"/>
    <w:rsid w:val="008E4661"/>
    <w:rsid w:val="008E4A07"/>
    <w:rsid w:val="008E4E7F"/>
    <w:rsid w:val="008E53E5"/>
    <w:rsid w:val="008E564B"/>
    <w:rsid w:val="008E5D2C"/>
    <w:rsid w:val="008E60AF"/>
    <w:rsid w:val="008E6320"/>
    <w:rsid w:val="008E6EE9"/>
    <w:rsid w:val="008E7585"/>
    <w:rsid w:val="008F0B52"/>
    <w:rsid w:val="008F19B8"/>
    <w:rsid w:val="008F1F87"/>
    <w:rsid w:val="008F25AB"/>
    <w:rsid w:val="008F290D"/>
    <w:rsid w:val="008F2A4F"/>
    <w:rsid w:val="008F2B45"/>
    <w:rsid w:val="008F2CC1"/>
    <w:rsid w:val="008F3127"/>
    <w:rsid w:val="008F32A3"/>
    <w:rsid w:val="008F33ED"/>
    <w:rsid w:val="008F34C7"/>
    <w:rsid w:val="008F39DA"/>
    <w:rsid w:val="008F3CB7"/>
    <w:rsid w:val="008F3D6D"/>
    <w:rsid w:val="008F4084"/>
    <w:rsid w:val="008F4446"/>
    <w:rsid w:val="008F46F6"/>
    <w:rsid w:val="008F46FD"/>
    <w:rsid w:val="008F4B6C"/>
    <w:rsid w:val="008F551D"/>
    <w:rsid w:val="008F5EA9"/>
    <w:rsid w:val="008F6768"/>
    <w:rsid w:val="008F6941"/>
    <w:rsid w:val="008F6B4F"/>
    <w:rsid w:val="008F6E8F"/>
    <w:rsid w:val="008F71E0"/>
    <w:rsid w:val="008F7379"/>
    <w:rsid w:val="008F7781"/>
    <w:rsid w:val="008F7816"/>
    <w:rsid w:val="00900455"/>
    <w:rsid w:val="009004EF"/>
    <w:rsid w:val="009005E6"/>
    <w:rsid w:val="00900E0C"/>
    <w:rsid w:val="00900E5B"/>
    <w:rsid w:val="00900E93"/>
    <w:rsid w:val="00901310"/>
    <w:rsid w:val="009014F4"/>
    <w:rsid w:val="0090159A"/>
    <w:rsid w:val="0090164A"/>
    <w:rsid w:val="00901DF6"/>
    <w:rsid w:val="00902101"/>
    <w:rsid w:val="009024D9"/>
    <w:rsid w:val="00902B1F"/>
    <w:rsid w:val="00902DC1"/>
    <w:rsid w:val="009031D3"/>
    <w:rsid w:val="00903429"/>
    <w:rsid w:val="0090353D"/>
    <w:rsid w:val="009036C1"/>
    <w:rsid w:val="009038CD"/>
    <w:rsid w:val="0090432A"/>
    <w:rsid w:val="0090469B"/>
    <w:rsid w:val="00904717"/>
    <w:rsid w:val="009048F3"/>
    <w:rsid w:val="00904A49"/>
    <w:rsid w:val="00904B63"/>
    <w:rsid w:val="00904F61"/>
    <w:rsid w:val="009058B0"/>
    <w:rsid w:val="009066BA"/>
    <w:rsid w:val="0090686D"/>
    <w:rsid w:val="00906AF5"/>
    <w:rsid w:val="00906CF1"/>
    <w:rsid w:val="00907753"/>
    <w:rsid w:val="00907806"/>
    <w:rsid w:val="00907969"/>
    <w:rsid w:val="00910170"/>
    <w:rsid w:val="00910ED4"/>
    <w:rsid w:val="00910FE4"/>
    <w:rsid w:val="0091137A"/>
    <w:rsid w:val="009115F8"/>
    <w:rsid w:val="00912075"/>
    <w:rsid w:val="00912132"/>
    <w:rsid w:val="0091223D"/>
    <w:rsid w:val="0091228B"/>
    <w:rsid w:val="009124F2"/>
    <w:rsid w:val="00912794"/>
    <w:rsid w:val="00912911"/>
    <w:rsid w:val="00912B21"/>
    <w:rsid w:val="009133F4"/>
    <w:rsid w:val="00913596"/>
    <w:rsid w:val="00913634"/>
    <w:rsid w:val="0091385D"/>
    <w:rsid w:val="009139B3"/>
    <w:rsid w:val="00913A51"/>
    <w:rsid w:val="00913B4A"/>
    <w:rsid w:val="00913C88"/>
    <w:rsid w:val="00914066"/>
    <w:rsid w:val="0091493D"/>
    <w:rsid w:val="00914A76"/>
    <w:rsid w:val="0091500D"/>
    <w:rsid w:val="009151E3"/>
    <w:rsid w:val="00915324"/>
    <w:rsid w:val="00915444"/>
    <w:rsid w:val="0091589F"/>
    <w:rsid w:val="00915C39"/>
    <w:rsid w:val="009161FD"/>
    <w:rsid w:val="00916725"/>
    <w:rsid w:val="009167F1"/>
    <w:rsid w:val="009168FD"/>
    <w:rsid w:val="00916A08"/>
    <w:rsid w:val="00916DA0"/>
    <w:rsid w:val="00917330"/>
    <w:rsid w:val="00917867"/>
    <w:rsid w:val="00917920"/>
    <w:rsid w:val="00917D8F"/>
    <w:rsid w:val="0092025A"/>
    <w:rsid w:val="00920340"/>
    <w:rsid w:val="009207E6"/>
    <w:rsid w:val="00920C3D"/>
    <w:rsid w:val="009210C6"/>
    <w:rsid w:val="00921A6D"/>
    <w:rsid w:val="0092276A"/>
    <w:rsid w:val="009227BA"/>
    <w:rsid w:val="0092344D"/>
    <w:rsid w:val="009237BD"/>
    <w:rsid w:val="009238A7"/>
    <w:rsid w:val="00923B69"/>
    <w:rsid w:val="00923E62"/>
    <w:rsid w:val="00923F69"/>
    <w:rsid w:val="00924200"/>
    <w:rsid w:val="009247E8"/>
    <w:rsid w:val="00924985"/>
    <w:rsid w:val="00924CAD"/>
    <w:rsid w:val="00924E7C"/>
    <w:rsid w:val="00925152"/>
    <w:rsid w:val="00925285"/>
    <w:rsid w:val="00925635"/>
    <w:rsid w:val="00925766"/>
    <w:rsid w:val="00925B57"/>
    <w:rsid w:val="0092678C"/>
    <w:rsid w:val="00926F0D"/>
    <w:rsid w:val="00927509"/>
    <w:rsid w:val="0092753A"/>
    <w:rsid w:val="0092753E"/>
    <w:rsid w:val="009275B6"/>
    <w:rsid w:val="00927B4D"/>
    <w:rsid w:val="00931379"/>
    <w:rsid w:val="00931EE2"/>
    <w:rsid w:val="009322EE"/>
    <w:rsid w:val="00932314"/>
    <w:rsid w:val="00932581"/>
    <w:rsid w:val="009331A1"/>
    <w:rsid w:val="0093357C"/>
    <w:rsid w:val="00933C74"/>
    <w:rsid w:val="00933DF2"/>
    <w:rsid w:val="00933FCD"/>
    <w:rsid w:val="009342AB"/>
    <w:rsid w:val="009342CE"/>
    <w:rsid w:val="009343A0"/>
    <w:rsid w:val="00934437"/>
    <w:rsid w:val="00934CC5"/>
    <w:rsid w:val="00934D84"/>
    <w:rsid w:val="0093517C"/>
    <w:rsid w:val="009355C9"/>
    <w:rsid w:val="00935640"/>
    <w:rsid w:val="009356C3"/>
    <w:rsid w:val="0093572F"/>
    <w:rsid w:val="009359E1"/>
    <w:rsid w:val="00935A7D"/>
    <w:rsid w:val="00935E0C"/>
    <w:rsid w:val="009362F0"/>
    <w:rsid w:val="0093690D"/>
    <w:rsid w:val="00936CC2"/>
    <w:rsid w:val="00936F38"/>
    <w:rsid w:val="009370C4"/>
    <w:rsid w:val="00937356"/>
    <w:rsid w:val="009373BF"/>
    <w:rsid w:val="00937896"/>
    <w:rsid w:val="00937D51"/>
    <w:rsid w:val="00940203"/>
    <w:rsid w:val="00940320"/>
    <w:rsid w:val="00940ABD"/>
    <w:rsid w:val="00940DBC"/>
    <w:rsid w:val="00940EA0"/>
    <w:rsid w:val="009410EF"/>
    <w:rsid w:val="009412F5"/>
    <w:rsid w:val="00941454"/>
    <w:rsid w:val="009416B7"/>
    <w:rsid w:val="00941940"/>
    <w:rsid w:val="00941F89"/>
    <w:rsid w:val="0094205E"/>
    <w:rsid w:val="00942434"/>
    <w:rsid w:val="00942978"/>
    <w:rsid w:val="00942CD3"/>
    <w:rsid w:val="00942D10"/>
    <w:rsid w:val="009439B5"/>
    <w:rsid w:val="009448CB"/>
    <w:rsid w:val="00944AF4"/>
    <w:rsid w:val="00944BF1"/>
    <w:rsid w:val="0094517D"/>
    <w:rsid w:val="00945188"/>
    <w:rsid w:val="0094550D"/>
    <w:rsid w:val="00945690"/>
    <w:rsid w:val="00945A93"/>
    <w:rsid w:val="00945E81"/>
    <w:rsid w:val="00946DB6"/>
    <w:rsid w:val="00947006"/>
    <w:rsid w:val="00947153"/>
    <w:rsid w:val="009473F9"/>
    <w:rsid w:val="00947991"/>
    <w:rsid w:val="00947D88"/>
    <w:rsid w:val="009502EF"/>
    <w:rsid w:val="00950609"/>
    <w:rsid w:val="00950634"/>
    <w:rsid w:val="00950779"/>
    <w:rsid w:val="00950B15"/>
    <w:rsid w:val="00950BEF"/>
    <w:rsid w:val="00950D21"/>
    <w:rsid w:val="009513BC"/>
    <w:rsid w:val="009513D8"/>
    <w:rsid w:val="00951CB9"/>
    <w:rsid w:val="00951F2F"/>
    <w:rsid w:val="009520A0"/>
    <w:rsid w:val="009528C9"/>
    <w:rsid w:val="009529D0"/>
    <w:rsid w:val="00952A0E"/>
    <w:rsid w:val="009531BD"/>
    <w:rsid w:val="00953221"/>
    <w:rsid w:val="009534D5"/>
    <w:rsid w:val="0095403A"/>
    <w:rsid w:val="00954C44"/>
    <w:rsid w:val="00954C8A"/>
    <w:rsid w:val="0095518E"/>
    <w:rsid w:val="00955A70"/>
    <w:rsid w:val="0095608B"/>
    <w:rsid w:val="009560A1"/>
    <w:rsid w:val="009560E1"/>
    <w:rsid w:val="00956382"/>
    <w:rsid w:val="0095666C"/>
    <w:rsid w:val="009568C3"/>
    <w:rsid w:val="009568FF"/>
    <w:rsid w:val="00956E4A"/>
    <w:rsid w:val="009574E8"/>
    <w:rsid w:val="00957665"/>
    <w:rsid w:val="00957686"/>
    <w:rsid w:val="009577B2"/>
    <w:rsid w:val="00957A71"/>
    <w:rsid w:val="00957AF4"/>
    <w:rsid w:val="009607DE"/>
    <w:rsid w:val="009611C3"/>
    <w:rsid w:val="00961483"/>
    <w:rsid w:val="009615B1"/>
    <w:rsid w:val="00961840"/>
    <w:rsid w:val="009618BD"/>
    <w:rsid w:val="009619D3"/>
    <w:rsid w:val="00961F0F"/>
    <w:rsid w:val="009625A3"/>
    <w:rsid w:val="00962934"/>
    <w:rsid w:val="00962B8D"/>
    <w:rsid w:val="00962BCB"/>
    <w:rsid w:val="00962E92"/>
    <w:rsid w:val="00962F05"/>
    <w:rsid w:val="00962FB5"/>
    <w:rsid w:val="009632B0"/>
    <w:rsid w:val="0096340B"/>
    <w:rsid w:val="00963725"/>
    <w:rsid w:val="00963AC9"/>
    <w:rsid w:val="00963FA7"/>
    <w:rsid w:val="00963FB3"/>
    <w:rsid w:val="009642CD"/>
    <w:rsid w:val="009648F6"/>
    <w:rsid w:val="00964D63"/>
    <w:rsid w:val="009657BC"/>
    <w:rsid w:val="00965F43"/>
    <w:rsid w:val="00966387"/>
    <w:rsid w:val="0096686A"/>
    <w:rsid w:val="00966AA2"/>
    <w:rsid w:val="00966F7E"/>
    <w:rsid w:val="009670ED"/>
    <w:rsid w:val="0096722D"/>
    <w:rsid w:val="00967231"/>
    <w:rsid w:val="00967554"/>
    <w:rsid w:val="009675BA"/>
    <w:rsid w:val="009678E1"/>
    <w:rsid w:val="00967C22"/>
    <w:rsid w:val="00970232"/>
    <w:rsid w:val="00970749"/>
    <w:rsid w:val="00970B4D"/>
    <w:rsid w:val="00970D2A"/>
    <w:rsid w:val="0097100D"/>
    <w:rsid w:val="00971148"/>
    <w:rsid w:val="0097135E"/>
    <w:rsid w:val="00971F2A"/>
    <w:rsid w:val="00972D53"/>
    <w:rsid w:val="00972E1C"/>
    <w:rsid w:val="00972EF4"/>
    <w:rsid w:val="00972F57"/>
    <w:rsid w:val="00973231"/>
    <w:rsid w:val="009737EB"/>
    <w:rsid w:val="00973B4C"/>
    <w:rsid w:val="00973B5A"/>
    <w:rsid w:val="00974045"/>
    <w:rsid w:val="009741EE"/>
    <w:rsid w:val="00974361"/>
    <w:rsid w:val="0097445C"/>
    <w:rsid w:val="00974D54"/>
    <w:rsid w:val="0097591A"/>
    <w:rsid w:val="00976667"/>
    <w:rsid w:val="009766AF"/>
    <w:rsid w:val="00976787"/>
    <w:rsid w:val="00976EEA"/>
    <w:rsid w:val="0097766D"/>
    <w:rsid w:val="00977BAB"/>
    <w:rsid w:val="00977EB7"/>
    <w:rsid w:val="009800FA"/>
    <w:rsid w:val="00980A8D"/>
    <w:rsid w:val="00980D46"/>
    <w:rsid w:val="009812CF"/>
    <w:rsid w:val="00981613"/>
    <w:rsid w:val="00981981"/>
    <w:rsid w:val="00981B5B"/>
    <w:rsid w:val="00981BE0"/>
    <w:rsid w:val="00981F26"/>
    <w:rsid w:val="009822C3"/>
    <w:rsid w:val="00982D84"/>
    <w:rsid w:val="00982ED9"/>
    <w:rsid w:val="0098313E"/>
    <w:rsid w:val="009832CD"/>
    <w:rsid w:val="00983DDD"/>
    <w:rsid w:val="00984424"/>
    <w:rsid w:val="00984435"/>
    <w:rsid w:val="009844F0"/>
    <w:rsid w:val="009845DB"/>
    <w:rsid w:val="00984785"/>
    <w:rsid w:val="009848C3"/>
    <w:rsid w:val="00985D60"/>
    <w:rsid w:val="00985F91"/>
    <w:rsid w:val="0098646A"/>
    <w:rsid w:val="009864B0"/>
    <w:rsid w:val="0098677B"/>
    <w:rsid w:val="00986801"/>
    <w:rsid w:val="00987436"/>
    <w:rsid w:val="00987799"/>
    <w:rsid w:val="009879C8"/>
    <w:rsid w:val="00987A03"/>
    <w:rsid w:val="00987B1F"/>
    <w:rsid w:val="00990257"/>
    <w:rsid w:val="00990C2E"/>
    <w:rsid w:val="009912AB"/>
    <w:rsid w:val="0099156A"/>
    <w:rsid w:val="00991B3F"/>
    <w:rsid w:val="00991C16"/>
    <w:rsid w:val="0099238E"/>
    <w:rsid w:val="00992B44"/>
    <w:rsid w:val="0099327D"/>
    <w:rsid w:val="00993485"/>
    <w:rsid w:val="00993A19"/>
    <w:rsid w:val="00993E3A"/>
    <w:rsid w:val="00994714"/>
    <w:rsid w:val="0099493F"/>
    <w:rsid w:val="00994CD1"/>
    <w:rsid w:val="00994E6F"/>
    <w:rsid w:val="0099550F"/>
    <w:rsid w:val="0099606C"/>
    <w:rsid w:val="009960B2"/>
    <w:rsid w:val="0099618F"/>
    <w:rsid w:val="0099624A"/>
    <w:rsid w:val="009962D1"/>
    <w:rsid w:val="009966EA"/>
    <w:rsid w:val="009975A9"/>
    <w:rsid w:val="009975EE"/>
    <w:rsid w:val="0099782C"/>
    <w:rsid w:val="00997A9A"/>
    <w:rsid w:val="00997BE9"/>
    <w:rsid w:val="00997C20"/>
    <w:rsid w:val="00997D51"/>
    <w:rsid w:val="009A0788"/>
    <w:rsid w:val="009A08D1"/>
    <w:rsid w:val="009A0F9E"/>
    <w:rsid w:val="009A1B8D"/>
    <w:rsid w:val="009A2190"/>
    <w:rsid w:val="009A2C18"/>
    <w:rsid w:val="009A2C3F"/>
    <w:rsid w:val="009A2F18"/>
    <w:rsid w:val="009A3403"/>
    <w:rsid w:val="009A3895"/>
    <w:rsid w:val="009A3E50"/>
    <w:rsid w:val="009A3FB7"/>
    <w:rsid w:val="009A42BB"/>
    <w:rsid w:val="009A44C4"/>
    <w:rsid w:val="009A4986"/>
    <w:rsid w:val="009A4B1B"/>
    <w:rsid w:val="009A4D67"/>
    <w:rsid w:val="009A4F3B"/>
    <w:rsid w:val="009A51D5"/>
    <w:rsid w:val="009A5344"/>
    <w:rsid w:val="009A54E1"/>
    <w:rsid w:val="009A58D4"/>
    <w:rsid w:val="009A59D7"/>
    <w:rsid w:val="009A5F12"/>
    <w:rsid w:val="009A60CE"/>
    <w:rsid w:val="009A6245"/>
    <w:rsid w:val="009A677B"/>
    <w:rsid w:val="009A6A35"/>
    <w:rsid w:val="009A7840"/>
    <w:rsid w:val="009A7FF7"/>
    <w:rsid w:val="009B04F3"/>
    <w:rsid w:val="009B05E6"/>
    <w:rsid w:val="009B0CDE"/>
    <w:rsid w:val="009B12BC"/>
    <w:rsid w:val="009B16A3"/>
    <w:rsid w:val="009B19CC"/>
    <w:rsid w:val="009B1C0B"/>
    <w:rsid w:val="009B201D"/>
    <w:rsid w:val="009B214B"/>
    <w:rsid w:val="009B2202"/>
    <w:rsid w:val="009B2450"/>
    <w:rsid w:val="009B2DDA"/>
    <w:rsid w:val="009B2DE3"/>
    <w:rsid w:val="009B324D"/>
    <w:rsid w:val="009B3319"/>
    <w:rsid w:val="009B389A"/>
    <w:rsid w:val="009B3BD4"/>
    <w:rsid w:val="009B3F27"/>
    <w:rsid w:val="009B4100"/>
    <w:rsid w:val="009B423D"/>
    <w:rsid w:val="009B47B9"/>
    <w:rsid w:val="009B4F83"/>
    <w:rsid w:val="009B5108"/>
    <w:rsid w:val="009B5223"/>
    <w:rsid w:val="009B55E8"/>
    <w:rsid w:val="009B5711"/>
    <w:rsid w:val="009B5878"/>
    <w:rsid w:val="009B62CE"/>
    <w:rsid w:val="009B6925"/>
    <w:rsid w:val="009B6F64"/>
    <w:rsid w:val="009B724B"/>
    <w:rsid w:val="009B7567"/>
    <w:rsid w:val="009B759F"/>
    <w:rsid w:val="009C01BF"/>
    <w:rsid w:val="009C01D0"/>
    <w:rsid w:val="009C01E7"/>
    <w:rsid w:val="009C0232"/>
    <w:rsid w:val="009C0C40"/>
    <w:rsid w:val="009C1AEA"/>
    <w:rsid w:val="009C1F3C"/>
    <w:rsid w:val="009C24E2"/>
    <w:rsid w:val="009C28BC"/>
    <w:rsid w:val="009C2FAC"/>
    <w:rsid w:val="009C37BC"/>
    <w:rsid w:val="009C39A4"/>
    <w:rsid w:val="009C3A87"/>
    <w:rsid w:val="009C3FF0"/>
    <w:rsid w:val="009C412E"/>
    <w:rsid w:val="009C43E0"/>
    <w:rsid w:val="009C4978"/>
    <w:rsid w:val="009C4A25"/>
    <w:rsid w:val="009C517F"/>
    <w:rsid w:val="009C56EF"/>
    <w:rsid w:val="009C598C"/>
    <w:rsid w:val="009C5F57"/>
    <w:rsid w:val="009C6880"/>
    <w:rsid w:val="009C6989"/>
    <w:rsid w:val="009C6C67"/>
    <w:rsid w:val="009C745E"/>
    <w:rsid w:val="009C7753"/>
    <w:rsid w:val="009C78F5"/>
    <w:rsid w:val="009C7905"/>
    <w:rsid w:val="009C7D01"/>
    <w:rsid w:val="009D0153"/>
    <w:rsid w:val="009D08BD"/>
    <w:rsid w:val="009D0E95"/>
    <w:rsid w:val="009D1527"/>
    <w:rsid w:val="009D1A90"/>
    <w:rsid w:val="009D21FF"/>
    <w:rsid w:val="009D2557"/>
    <w:rsid w:val="009D2950"/>
    <w:rsid w:val="009D2A50"/>
    <w:rsid w:val="009D2A5C"/>
    <w:rsid w:val="009D2B7F"/>
    <w:rsid w:val="009D318E"/>
    <w:rsid w:val="009D3336"/>
    <w:rsid w:val="009D3347"/>
    <w:rsid w:val="009D3886"/>
    <w:rsid w:val="009D3B0D"/>
    <w:rsid w:val="009D3D3D"/>
    <w:rsid w:val="009D4AE3"/>
    <w:rsid w:val="009D4D37"/>
    <w:rsid w:val="009D4E33"/>
    <w:rsid w:val="009D5599"/>
    <w:rsid w:val="009D66C6"/>
    <w:rsid w:val="009D6CEB"/>
    <w:rsid w:val="009D708C"/>
    <w:rsid w:val="009D7335"/>
    <w:rsid w:val="009D762D"/>
    <w:rsid w:val="009D7BDA"/>
    <w:rsid w:val="009D7EA5"/>
    <w:rsid w:val="009E0795"/>
    <w:rsid w:val="009E0993"/>
    <w:rsid w:val="009E0B43"/>
    <w:rsid w:val="009E1399"/>
    <w:rsid w:val="009E1A88"/>
    <w:rsid w:val="009E200F"/>
    <w:rsid w:val="009E22C5"/>
    <w:rsid w:val="009E261C"/>
    <w:rsid w:val="009E2AB5"/>
    <w:rsid w:val="009E3C72"/>
    <w:rsid w:val="009E3FBA"/>
    <w:rsid w:val="009E3FC6"/>
    <w:rsid w:val="009E4678"/>
    <w:rsid w:val="009E4EA6"/>
    <w:rsid w:val="009E53E0"/>
    <w:rsid w:val="009E5A05"/>
    <w:rsid w:val="009E68CA"/>
    <w:rsid w:val="009E6EB8"/>
    <w:rsid w:val="009E7268"/>
    <w:rsid w:val="009E74A0"/>
    <w:rsid w:val="009E793E"/>
    <w:rsid w:val="009E7A03"/>
    <w:rsid w:val="009E7B22"/>
    <w:rsid w:val="009E7B49"/>
    <w:rsid w:val="009E7BCF"/>
    <w:rsid w:val="009E7CA9"/>
    <w:rsid w:val="009E7E56"/>
    <w:rsid w:val="009F035D"/>
    <w:rsid w:val="009F06BF"/>
    <w:rsid w:val="009F06FB"/>
    <w:rsid w:val="009F07D8"/>
    <w:rsid w:val="009F1419"/>
    <w:rsid w:val="009F1499"/>
    <w:rsid w:val="009F1526"/>
    <w:rsid w:val="009F1AC8"/>
    <w:rsid w:val="009F1EB5"/>
    <w:rsid w:val="009F1FCF"/>
    <w:rsid w:val="009F2025"/>
    <w:rsid w:val="009F215F"/>
    <w:rsid w:val="009F27BC"/>
    <w:rsid w:val="009F2F74"/>
    <w:rsid w:val="009F34A8"/>
    <w:rsid w:val="009F34CD"/>
    <w:rsid w:val="009F37EA"/>
    <w:rsid w:val="009F3C5D"/>
    <w:rsid w:val="009F3E1F"/>
    <w:rsid w:val="009F426D"/>
    <w:rsid w:val="009F46EF"/>
    <w:rsid w:val="009F4904"/>
    <w:rsid w:val="009F4A5C"/>
    <w:rsid w:val="009F4C0E"/>
    <w:rsid w:val="009F5621"/>
    <w:rsid w:val="009F573C"/>
    <w:rsid w:val="009F5A71"/>
    <w:rsid w:val="009F6A39"/>
    <w:rsid w:val="009F6DD2"/>
    <w:rsid w:val="009F71B3"/>
    <w:rsid w:val="009F723A"/>
    <w:rsid w:val="009F73FB"/>
    <w:rsid w:val="009F795C"/>
    <w:rsid w:val="009F7C95"/>
    <w:rsid w:val="00A00542"/>
    <w:rsid w:val="00A00853"/>
    <w:rsid w:val="00A00861"/>
    <w:rsid w:val="00A012E0"/>
    <w:rsid w:val="00A01462"/>
    <w:rsid w:val="00A014EA"/>
    <w:rsid w:val="00A01785"/>
    <w:rsid w:val="00A01C0A"/>
    <w:rsid w:val="00A01D5E"/>
    <w:rsid w:val="00A01ECC"/>
    <w:rsid w:val="00A028CF"/>
    <w:rsid w:val="00A02919"/>
    <w:rsid w:val="00A029F0"/>
    <w:rsid w:val="00A02ACF"/>
    <w:rsid w:val="00A0350F"/>
    <w:rsid w:val="00A04532"/>
    <w:rsid w:val="00A0485C"/>
    <w:rsid w:val="00A04B92"/>
    <w:rsid w:val="00A04DF4"/>
    <w:rsid w:val="00A04EFB"/>
    <w:rsid w:val="00A0534D"/>
    <w:rsid w:val="00A05A5F"/>
    <w:rsid w:val="00A05C9F"/>
    <w:rsid w:val="00A0605F"/>
    <w:rsid w:val="00A063B3"/>
    <w:rsid w:val="00A065AB"/>
    <w:rsid w:val="00A067E0"/>
    <w:rsid w:val="00A0688A"/>
    <w:rsid w:val="00A068BA"/>
    <w:rsid w:val="00A06F63"/>
    <w:rsid w:val="00A06F95"/>
    <w:rsid w:val="00A07080"/>
    <w:rsid w:val="00A074E1"/>
    <w:rsid w:val="00A075EA"/>
    <w:rsid w:val="00A07BD4"/>
    <w:rsid w:val="00A07CAB"/>
    <w:rsid w:val="00A1000C"/>
    <w:rsid w:val="00A1098E"/>
    <w:rsid w:val="00A10EA9"/>
    <w:rsid w:val="00A10ED0"/>
    <w:rsid w:val="00A10ED3"/>
    <w:rsid w:val="00A10F40"/>
    <w:rsid w:val="00A1160C"/>
    <w:rsid w:val="00A11BC1"/>
    <w:rsid w:val="00A11CD1"/>
    <w:rsid w:val="00A127C8"/>
    <w:rsid w:val="00A12A35"/>
    <w:rsid w:val="00A12A3A"/>
    <w:rsid w:val="00A12AF7"/>
    <w:rsid w:val="00A12B85"/>
    <w:rsid w:val="00A12D21"/>
    <w:rsid w:val="00A12FED"/>
    <w:rsid w:val="00A1316B"/>
    <w:rsid w:val="00A131D4"/>
    <w:rsid w:val="00A13A74"/>
    <w:rsid w:val="00A13AE0"/>
    <w:rsid w:val="00A142FA"/>
    <w:rsid w:val="00A148F0"/>
    <w:rsid w:val="00A151EF"/>
    <w:rsid w:val="00A15493"/>
    <w:rsid w:val="00A15656"/>
    <w:rsid w:val="00A1594E"/>
    <w:rsid w:val="00A15ABF"/>
    <w:rsid w:val="00A15B17"/>
    <w:rsid w:val="00A15BF5"/>
    <w:rsid w:val="00A15C6F"/>
    <w:rsid w:val="00A15FA9"/>
    <w:rsid w:val="00A1608C"/>
    <w:rsid w:val="00A16627"/>
    <w:rsid w:val="00A168B9"/>
    <w:rsid w:val="00A16D51"/>
    <w:rsid w:val="00A16F29"/>
    <w:rsid w:val="00A16F82"/>
    <w:rsid w:val="00A17256"/>
    <w:rsid w:val="00A17360"/>
    <w:rsid w:val="00A179AA"/>
    <w:rsid w:val="00A17CC8"/>
    <w:rsid w:val="00A2005A"/>
    <w:rsid w:val="00A201D1"/>
    <w:rsid w:val="00A20467"/>
    <w:rsid w:val="00A205B7"/>
    <w:rsid w:val="00A20A00"/>
    <w:rsid w:val="00A20A38"/>
    <w:rsid w:val="00A20DF5"/>
    <w:rsid w:val="00A20E85"/>
    <w:rsid w:val="00A21516"/>
    <w:rsid w:val="00A21735"/>
    <w:rsid w:val="00A21877"/>
    <w:rsid w:val="00A2206C"/>
    <w:rsid w:val="00A22752"/>
    <w:rsid w:val="00A228D6"/>
    <w:rsid w:val="00A22CA3"/>
    <w:rsid w:val="00A22E01"/>
    <w:rsid w:val="00A23246"/>
    <w:rsid w:val="00A23481"/>
    <w:rsid w:val="00A234BB"/>
    <w:rsid w:val="00A23816"/>
    <w:rsid w:val="00A23DA0"/>
    <w:rsid w:val="00A23DFC"/>
    <w:rsid w:val="00A2427B"/>
    <w:rsid w:val="00A24435"/>
    <w:rsid w:val="00A24812"/>
    <w:rsid w:val="00A24EBB"/>
    <w:rsid w:val="00A25A35"/>
    <w:rsid w:val="00A25A43"/>
    <w:rsid w:val="00A25EFF"/>
    <w:rsid w:val="00A26115"/>
    <w:rsid w:val="00A2653D"/>
    <w:rsid w:val="00A2654A"/>
    <w:rsid w:val="00A2654B"/>
    <w:rsid w:val="00A2664C"/>
    <w:rsid w:val="00A26C85"/>
    <w:rsid w:val="00A26C91"/>
    <w:rsid w:val="00A27855"/>
    <w:rsid w:val="00A27C2E"/>
    <w:rsid w:val="00A30664"/>
    <w:rsid w:val="00A30821"/>
    <w:rsid w:val="00A30846"/>
    <w:rsid w:val="00A30CA5"/>
    <w:rsid w:val="00A31037"/>
    <w:rsid w:val="00A31074"/>
    <w:rsid w:val="00A31801"/>
    <w:rsid w:val="00A31886"/>
    <w:rsid w:val="00A319E0"/>
    <w:rsid w:val="00A31D7A"/>
    <w:rsid w:val="00A322F5"/>
    <w:rsid w:val="00A324DE"/>
    <w:rsid w:val="00A32512"/>
    <w:rsid w:val="00A32542"/>
    <w:rsid w:val="00A327C6"/>
    <w:rsid w:val="00A32892"/>
    <w:rsid w:val="00A32994"/>
    <w:rsid w:val="00A329F3"/>
    <w:rsid w:val="00A32D46"/>
    <w:rsid w:val="00A333CC"/>
    <w:rsid w:val="00A333DE"/>
    <w:rsid w:val="00A333FE"/>
    <w:rsid w:val="00A338C5"/>
    <w:rsid w:val="00A33D87"/>
    <w:rsid w:val="00A33DAE"/>
    <w:rsid w:val="00A340B2"/>
    <w:rsid w:val="00A3425B"/>
    <w:rsid w:val="00A34758"/>
    <w:rsid w:val="00A352FE"/>
    <w:rsid w:val="00A35438"/>
    <w:rsid w:val="00A35645"/>
    <w:rsid w:val="00A357CA"/>
    <w:rsid w:val="00A3588A"/>
    <w:rsid w:val="00A35B89"/>
    <w:rsid w:val="00A36174"/>
    <w:rsid w:val="00A36295"/>
    <w:rsid w:val="00A36F07"/>
    <w:rsid w:val="00A3718D"/>
    <w:rsid w:val="00A3749A"/>
    <w:rsid w:val="00A3750A"/>
    <w:rsid w:val="00A375F1"/>
    <w:rsid w:val="00A37687"/>
    <w:rsid w:val="00A377C8"/>
    <w:rsid w:val="00A378B2"/>
    <w:rsid w:val="00A37DFF"/>
    <w:rsid w:val="00A37FF9"/>
    <w:rsid w:val="00A400D4"/>
    <w:rsid w:val="00A40174"/>
    <w:rsid w:val="00A40E01"/>
    <w:rsid w:val="00A40E78"/>
    <w:rsid w:val="00A40EC7"/>
    <w:rsid w:val="00A410E6"/>
    <w:rsid w:val="00A410F5"/>
    <w:rsid w:val="00A417DB"/>
    <w:rsid w:val="00A41990"/>
    <w:rsid w:val="00A41F18"/>
    <w:rsid w:val="00A41F44"/>
    <w:rsid w:val="00A4214C"/>
    <w:rsid w:val="00A4240C"/>
    <w:rsid w:val="00A42CC3"/>
    <w:rsid w:val="00A43859"/>
    <w:rsid w:val="00A43AB0"/>
    <w:rsid w:val="00A43B0F"/>
    <w:rsid w:val="00A43C1E"/>
    <w:rsid w:val="00A440A1"/>
    <w:rsid w:val="00A442BE"/>
    <w:rsid w:val="00A44478"/>
    <w:rsid w:val="00A444EA"/>
    <w:rsid w:val="00A44B1C"/>
    <w:rsid w:val="00A44B48"/>
    <w:rsid w:val="00A44BF3"/>
    <w:rsid w:val="00A44BF4"/>
    <w:rsid w:val="00A44FAC"/>
    <w:rsid w:val="00A4545C"/>
    <w:rsid w:val="00A46184"/>
    <w:rsid w:val="00A46529"/>
    <w:rsid w:val="00A465EE"/>
    <w:rsid w:val="00A466D3"/>
    <w:rsid w:val="00A467AB"/>
    <w:rsid w:val="00A4691B"/>
    <w:rsid w:val="00A4717A"/>
    <w:rsid w:val="00A47896"/>
    <w:rsid w:val="00A47F86"/>
    <w:rsid w:val="00A50004"/>
    <w:rsid w:val="00A50695"/>
    <w:rsid w:val="00A50917"/>
    <w:rsid w:val="00A50F53"/>
    <w:rsid w:val="00A513E0"/>
    <w:rsid w:val="00A51864"/>
    <w:rsid w:val="00A518B1"/>
    <w:rsid w:val="00A51900"/>
    <w:rsid w:val="00A5219C"/>
    <w:rsid w:val="00A52446"/>
    <w:rsid w:val="00A52754"/>
    <w:rsid w:val="00A52809"/>
    <w:rsid w:val="00A52C2E"/>
    <w:rsid w:val="00A52E02"/>
    <w:rsid w:val="00A532AD"/>
    <w:rsid w:val="00A53354"/>
    <w:rsid w:val="00A53888"/>
    <w:rsid w:val="00A53DF7"/>
    <w:rsid w:val="00A548F6"/>
    <w:rsid w:val="00A55295"/>
    <w:rsid w:val="00A557CB"/>
    <w:rsid w:val="00A55B6A"/>
    <w:rsid w:val="00A562C7"/>
    <w:rsid w:val="00A5654F"/>
    <w:rsid w:val="00A5666A"/>
    <w:rsid w:val="00A57ABE"/>
    <w:rsid w:val="00A60F0D"/>
    <w:rsid w:val="00A61060"/>
    <w:rsid w:val="00A6109B"/>
    <w:rsid w:val="00A611CE"/>
    <w:rsid w:val="00A61315"/>
    <w:rsid w:val="00A6150C"/>
    <w:rsid w:val="00A616FB"/>
    <w:rsid w:val="00A619F6"/>
    <w:rsid w:val="00A61F62"/>
    <w:rsid w:val="00A62381"/>
    <w:rsid w:val="00A6264D"/>
    <w:rsid w:val="00A63ECD"/>
    <w:rsid w:val="00A64000"/>
    <w:rsid w:val="00A64B0F"/>
    <w:rsid w:val="00A64D23"/>
    <w:rsid w:val="00A654D1"/>
    <w:rsid w:val="00A654EF"/>
    <w:rsid w:val="00A65E79"/>
    <w:rsid w:val="00A66331"/>
    <w:rsid w:val="00A66637"/>
    <w:rsid w:val="00A667D6"/>
    <w:rsid w:val="00A669C1"/>
    <w:rsid w:val="00A66CD8"/>
    <w:rsid w:val="00A67757"/>
    <w:rsid w:val="00A6794F"/>
    <w:rsid w:val="00A67CDB"/>
    <w:rsid w:val="00A702F6"/>
    <w:rsid w:val="00A705FB"/>
    <w:rsid w:val="00A706A2"/>
    <w:rsid w:val="00A70775"/>
    <w:rsid w:val="00A70C68"/>
    <w:rsid w:val="00A70FBA"/>
    <w:rsid w:val="00A71679"/>
    <w:rsid w:val="00A71769"/>
    <w:rsid w:val="00A7207F"/>
    <w:rsid w:val="00A7254A"/>
    <w:rsid w:val="00A729E9"/>
    <w:rsid w:val="00A73985"/>
    <w:rsid w:val="00A73A01"/>
    <w:rsid w:val="00A73CB0"/>
    <w:rsid w:val="00A74616"/>
    <w:rsid w:val="00A746ED"/>
    <w:rsid w:val="00A749DC"/>
    <w:rsid w:val="00A751E6"/>
    <w:rsid w:val="00A753FE"/>
    <w:rsid w:val="00A7575B"/>
    <w:rsid w:val="00A75A13"/>
    <w:rsid w:val="00A75A8B"/>
    <w:rsid w:val="00A75CD6"/>
    <w:rsid w:val="00A75CF8"/>
    <w:rsid w:val="00A76179"/>
    <w:rsid w:val="00A76362"/>
    <w:rsid w:val="00A76376"/>
    <w:rsid w:val="00A76874"/>
    <w:rsid w:val="00A76B6B"/>
    <w:rsid w:val="00A77395"/>
    <w:rsid w:val="00A773FB"/>
    <w:rsid w:val="00A774E6"/>
    <w:rsid w:val="00A7796E"/>
    <w:rsid w:val="00A80057"/>
    <w:rsid w:val="00A801F0"/>
    <w:rsid w:val="00A80563"/>
    <w:rsid w:val="00A805AB"/>
    <w:rsid w:val="00A80B2C"/>
    <w:rsid w:val="00A80B43"/>
    <w:rsid w:val="00A81175"/>
    <w:rsid w:val="00A8222D"/>
    <w:rsid w:val="00A82ABD"/>
    <w:rsid w:val="00A82B9C"/>
    <w:rsid w:val="00A82D31"/>
    <w:rsid w:val="00A82E1D"/>
    <w:rsid w:val="00A82E82"/>
    <w:rsid w:val="00A82E93"/>
    <w:rsid w:val="00A83442"/>
    <w:rsid w:val="00A83AFB"/>
    <w:rsid w:val="00A83F28"/>
    <w:rsid w:val="00A83FE8"/>
    <w:rsid w:val="00A84046"/>
    <w:rsid w:val="00A84127"/>
    <w:rsid w:val="00A846D1"/>
    <w:rsid w:val="00A8470B"/>
    <w:rsid w:val="00A8482F"/>
    <w:rsid w:val="00A84896"/>
    <w:rsid w:val="00A8496D"/>
    <w:rsid w:val="00A849DD"/>
    <w:rsid w:val="00A84C67"/>
    <w:rsid w:val="00A84D6B"/>
    <w:rsid w:val="00A84F82"/>
    <w:rsid w:val="00A85241"/>
    <w:rsid w:val="00A85643"/>
    <w:rsid w:val="00A859AB"/>
    <w:rsid w:val="00A85F09"/>
    <w:rsid w:val="00A8632C"/>
    <w:rsid w:val="00A8661A"/>
    <w:rsid w:val="00A866CE"/>
    <w:rsid w:val="00A86745"/>
    <w:rsid w:val="00A87600"/>
    <w:rsid w:val="00A87874"/>
    <w:rsid w:val="00A87D18"/>
    <w:rsid w:val="00A901E6"/>
    <w:rsid w:val="00A9020F"/>
    <w:rsid w:val="00A90414"/>
    <w:rsid w:val="00A90C94"/>
    <w:rsid w:val="00A90D3E"/>
    <w:rsid w:val="00A90FF8"/>
    <w:rsid w:val="00A911B0"/>
    <w:rsid w:val="00A9144D"/>
    <w:rsid w:val="00A9232F"/>
    <w:rsid w:val="00A92487"/>
    <w:rsid w:val="00A926FD"/>
    <w:rsid w:val="00A92C00"/>
    <w:rsid w:val="00A934E4"/>
    <w:rsid w:val="00A93CA3"/>
    <w:rsid w:val="00A949D7"/>
    <w:rsid w:val="00A94CE9"/>
    <w:rsid w:val="00A95355"/>
    <w:rsid w:val="00A95776"/>
    <w:rsid w:val="00A95AD0"/>
    <w:rsid w:val="00A95B53"/>
    <w:rsid w:val="00A95EF0"/>
    <w:rsid w:val="00A9634C"/>
    <w:rsid w:val="00A964D5"/>
    <w:rsid w:val="00A968D0"/>
    <w:rsid w:val="00A969B0"/>
    <w:rsid w:val="00A96A6D"/>
    <w:rsid w:val="00A971CB"/>
    <w:rsid w:val="00A9726E"/>
    <w:rsid w:val="00A97391"/>
    <w:rsid w:val="00A9779E"/>
    <w:rsid w:val="00A97925"/>
    <w:rsid w:val="00A979CB"/>
    <w:rsid w:val="00A97D89"/>
    <w:rsid w:val="00AA004E"/>
    <w:rsid w:val="00AA0384"/>
    <w:rsid w:val="00AA0924"/>
    <w:rsid w:val="00AA0F98"/>
    <w:rsid w:val="00AA1B21"/>
    <w:rsid w:val="00AA1F46"/>
    <w:rsid w:val="00AA2273"/>
    <w:rsid w:val="00AA262B"/>
    <w:rsid w:val="00AA27BD"/>
    <w:rsid w:val="00AA28F2"/>
    <w:rsid w:val="00AA2D8E"/>
    <w:rsid w:val="00AA2FCD"/>
    <w:rsid w:val="00AA349C"/>
    <w:rsid w:val="00AA38FE"/>
    <w:rsid w:val="00AA3DA3"/>
    <w:rsid w:val="00AA3ED6"/>
    <w:rsid w:val="00AA40E1"/>
    <w:rsid w:val="00AA4BCF"/>
    <w:rsid w:val="00AA4C2C"/>
    <w:rsid w:val="00AA4E22"/>
    <w:rsid w:val="00AA4FEC"/>
    <w:rsid w:val="00AA4FF2"/>
    <w:rsid w:val="00AA58E9"/>
    <w:rsid w:val="00AA5D18"/>
    <w:rsid w:val="00AA5FA8"/>
    <w:rsid w:val="00AA60BC"/>
    <w:rsid w:val="00AA618C"/>
    <w:rsid w:val="00AA65C2"/>
    <w:rsid w:val="00AA671E"/>
    <w:rsid w:val="00AA6795"/>
    <w:rsid w:val="00AA6EF0"/>
    <w:rsid w:val="00AA6EF9"/>
    <w:rsid w:val="00AA705A"/>
    <w:rsid w:val="00AA7152"/>
    <w:rsid w:val="00AA77DA"/>
    <w:rsid w:val="00AA7971"/>
    <w:rsid w:val="00AA7F71"/>
    <w:rsid w:val="00AB01BB"/>
    <w:rsid w:val="00AB051C"/>
    <w:rsid w:val="00AB0682"/>
    <w:rsid w:val="00AB130E"/>
    <w:rsid w:val="00AB13F3"/>
    <w:rsid w:val="00AB1513"/>
    <w:rsid w:val="00AB157E"/>
    <w:rsid w:val="00AB15AC"/>
    <w:rsid w:val="00AB15F7"/>
    <w:rsid w:val="00AB1F4F"/>
    <w:rsid w:val="00AB243F"/>
    <w:rsid w:val="00AB2927"/>
    <w:rsid w:val="00AB2A87"/>
    <w:rsid w:val="00AB33DB"/>
    <w:rsid w:val="00AB3847"/>
    <w:rsid w:val="00AB3D9A"/>
    <w:rsid w:val="00AB4CFD"/>
    <w:rsid w:val="00AB508C"/>
    <w:rsid w:val="00AB50A2"/>
    <w:rsid w:val="00AB50EB"/>
    <w:rsid w:val="00AB5228"/>
    <w:rsid w:val="00AB5243"/>
    <w:rsid w:val="00AB52DA"/>
    <w:rsid w:val="00AB5A2E"/>
    <w:rsid w:val="00AB61E2"/>
    <w:rsid w:val="00AB657B"/>
    <w:rsid w:val="00AB6821"/>
    <w:rsid w:val="00AB7398"/>
    <w:rsid w:val="00AB7B2C"/>
    <w:rsid w:val="00AC01EA"/>
    <w:rsid w:val="00AC027A"/>
    <w:rsid w:val="00AC0345"/>
    <w:rsid w:val="00AC0500"/>
    <w:rsid w:val="00AC05A4"/>
    <w:rsid w:val="00AC0A81"/>
    <w:rsid w:val="00AC0C67"/>
    <w:rsid w:val="00AC0CAD"/>
    <w:rsid w:val="00AC0FD2"/>
    <w:rsid w:val="00AC1096"/>
    <w:rsid w:val="00AC10C6"/>
    <w:rsid w:val="00AC11B9"/>
    <w:rsid w:val="00AC12FF"/>
    <w:rsid w:val="00AC1BBF"/>
    <w:rsid w:val="00AC20E4"/>
    <w:rsid w:val="00AC243B"/>
    <w:rsid w:val="00AC2618"/>
    <w:rsid w:val="00AC262E"/>
    <w:rsid w:val="00AC2CF4"/>
    <w:rsid w:val="00AC2D6D"/>
    <w:rsid w:val="00AC2F79"/>
    <w:rsid w:val="00AC312F"/>
    <w:rsid w:val="00AC372C"/>
    <w:rsid w:val="00AC386E"/>
    <w:rsid w:val="00AC3F02"/>
    <w:rsid w:val="00AC4196"/>
    <w:rsid w:val="00AC503C"/>
    <w:rsid w:val="00AC5B60"/>
    <w:rsid w:val="00AC651F"/>
    <w:rsid w:val="00AC65A3"/>
    <w:rsid w:val="00AC67FF"/>
    <w:rsid w:val="00AC6877"/>
    <w:rsid w:val="00AC68C7"/>
    <w:rsid w:val="00AC6D2D"/>
    <w:rsid w:val="00AC6FAF"/>
    <w:rsid w:val="00AC7002"/>
    <w:rsid w:val="00AC7344"/>
    <w:rsid w:val="00AC73B4"/>
    <w:rsid w:val="00AC7B8A"/>
    <w:rsid w:val="00AC7D28"/>
    <w:rsid w:val="00AD00A5"/>
    <w:rsid w:val="00AD039F"/>
    <w:rsid w:val="00AD049A"/>
    <w:rsid w:val="00AD06C8"/>
    <w:rsid w:val="00AD0868"/>
    <w:rsid w:val="00AD0B53"/>
    <w:rsid w:val="00AD1085"/>
    <w:rsid w:val="00AD10BC"/>
    <w:rsid w:val="00AD1469"/>
    <w:rsid w:val="00AD14CA"/>
    <w:rsid w:val="00AD1536"/>
    <w:rsid w:val="00AD1612"/>
    <w:rsid w:val="00AD20F3"/>
    <w:rsid w:val="00AD23E7"/>
    <w:rsid w:val="00AD2A18"/>
    <w:rsid w:val="00AD2E5A"/>
    <w:rsid w:val="00AD33CC"/>
    <w:rsid w:val="00AD3716"/>
    <w:rsid w:val="00AD3762"/>
    <w:rsid w:val="00AD393E"/>
    <w:rsid w:val="00AD396C"/>
    <w:rsid w:val="00AD3AAC"/>
    <w:rsid w:val="00AD3C65"/>
    <w:rsid w:val="00AD3D3D"/>
    <w:rsid w:val="00AD3E36"/>
    <w:rsid w:val="00AD3E97"/>
    <w:rsid w:val="00AD4366"/>
    <w:rsid w:val="00AD45B6"/>
    <w:rsid w:val="00AD4629"/>
    <w:rsid w:val="00AD508A"/>
    <w:rsid w:val="00AD5303"/>
    <w:rsid w:val="00AD5466"/>
    <w:rsid w:val="00AD5635"/>
    <w:rsid w:val="00AD5AC1"/>
    <w:rsid w:val="00AD685E"/>
    <w:rsid w:val="00AD6E64"/>
    <w:rsid w:val="00AD74EA"/>
    <w:rsid w:val="00AD7969"/>
    <w:rsid w:val="00AD7D62"/>
    <w:rsid w:val="00AD7E2D"/>
    <w:rsid w:val="00ADE062"/>
    <w:rsid w:val="00AE001A"/>
    <w:rsid w:val="00AE04FE"/>
    <w:rsid w:val="00AE06F5"/>
    <w:rsid w:val="00AE0B8A"/>
    <w:rsid w:val="00AE114D"/>
    <w:rsid w:val="00AE1680"/>
    <w:rsid w:val="00AE2180"/>
    <w:rsid w:val="00AE23FF"/>
    <w:rsid w:val="00AE2588"/>
    <w:rsid w:val="00AE2720"/>
    <w:rsid w:val="00AE2A26"/>
    <w:rsid w:val="00AE2CD2"/>
    <w:rsid w:val="00AE4889"/>
    <w:rsid w:val="00AE4D02"/>
    <w:rsid w:val="00AE4EF7"/>
    <w:rsid w:val="00AE50B0"/>
    <w:rsid w:val="00AE50BB"/>
    <w:rsid w:val="00AE54AA"/>
    <w:rsid w:val="00AE5550"/>
    <w:rsid w:val="00AE5993"/>
    <w:rsid w:val="00AE5F31"/>
    <w:rsid w:val="00AE6035"/>
    <w:rsid w:val="00AE6296"/>
    <w:rsid w:val="00AE6603"/>
    <w:rsid w:val="00AE6BB0"/>
    <w:rsid w:val="00AE6BD6"/>
    <w:rsid w:val="00AE6FC1"/>
    <w:rsid w:val="00AE7020"/>
    <w:rsid w:val="00AE7131"/>
    <w:rsid w:val="00AE7940"/>
    <w:rsid w:val="00AE7A5B"/>
    <w:rsid w:val="00AE7E57"/>
    <w:rsid w:val="00AF0B60"/>
    <w:rsid w:val="00AF0CA2"/>
    <w:rsid w:val="00AF0D6E"/>
    <w:rsid w:val="00AF0DB9"/>
    <w:rsid w:val="00AF1D96"/>
    <w:rsid w:val="00AF2319"/>
    <w:rsid w:val="00AF239B"/>
    <w:rsid w:val="00AF2429"/>
    <w:rsid w:val="00AF26B7"/>
    <w:rsid w:val="00AF2C23"/>
    <w:rsid w:val="00AF3DF1"/>
    <w:rsid w:val="00AF402A"/>
    <w:rsid w:val="00AF4747"/>
    <w:rsid w:val="00AF4829"/>
    <w:rsid w:val="00AF4B0F"/>
    <w:rsid w:val="00AF5260"/>
    <w:rsid w:val="00AF5ADE"/>
    <w:rsid w:val="00AF5AE5"/>
    <w:rsid w:val="00AF6066"/>
    <w:rsid w:val="00AF61D8"/>
    <w:rsid w:val="00AF6388"/>
    <w:rsid w:val="00AF6660"/>
    <w:rsid w:val="00AF6788"/>
    <w:rsid w:val="00AF67C0"/>
    <w:rsid w:val="00AF6A11"/>
    <w:rsid w:val="00AF6AA3"/>
    <w:rsid w:val="00AF6B89"/>
    <w:rsid w:val="00AF6B99"/>
    <w:rsid w:val="00AF74B4"/>
    <w:rsid w:val="00AF7506"/>
    <w:rsid w:val="00B00E1E"/>
    <w:rsid w:val="00B00FBC"/>
    <w:rsid w:val="00B011E6"/>
    <w:rsid w:val="00B0161F"/>
    <w:rsid w:val="00B01CCC"/>
    <w:rsid w:val="00B027C9"/>
    <w:rsid w:val="00B027E9"/>
    <w:rsid w:val="00B02DFD"/>
    <w:rsid w:val="00B02E1B"/>
    <w:rsid w:val="00B02F06"/>
    <w:rsid w:val="00B03201"/>
    <w:rsid w:val="00B03348"/>
    <w:rsid w:val="00B033B3"/>
    <w:rsid w:val="00B03AE3"/>
    <w:rsid w:val="00B03DB1"/>
    <w:rsid w:val="00B03F63"/>
    <w:rsid w:val="00B03FBB"/>
    <w:rsid w:val="00B04109"/>
    <w:rsid w:val="00B0415C"/>
    <w:rsid w:val="00B042CE"/>
    <w:rsid w:val="00B044CC"/>
    <w:rsid w:val="00B0474B"/>
    <w:rsid w:val="00B04758"/>
    <w:rsid w:val="00B0482D"/>
    <w:rsid w:val="00B049D1"/>
    <w:rsid w:val="00B04A1C"/>
    <w:rsid w:val="00B04AE9"/>
    <w:rsid w:val="00B04F75"/>
    <w:rsid w:val="00B04FBB"/>
    <w:rsid w:val="00B052DB"/>
    <w:rsid w:val="00B0534A"/>
    <w:rsid w:val="00B054F8"/>
    <w:rsid w:val="00B05EAF"/>
    <w:rsid w:val="00B0682C"/>
    <w:rsid w:val="00B0730E"/>
    <w:rsid w:val="00B07438"/>
    <w:rsid w:val="00B07DD2"/>
    <w:rsid w:val="00B102BC"/>
    <w:rsid w:val="00B10365"/>
    <w:rsid w:val="00B106A4"/>
    <w:rsid w:val="00B10752"/>
    <w:rsid w:val="00B1087C"/>
    <w:rsid w:val="00B10B23"/>
    <w:rsid w:val="00B10B89"/>
    <w:rsid w:val="00B10FDA"/>
    <w:rsid w:val="00B1153D"/>
    <w:rsid w:val="00B11695"/>
    <w:rsid w:val="00B1198D"/>
    <w:rsid w:val="00B12252"/>
    <w:rsid w:val="00B122C7"/>
    <w:rsid w:val="00B12683"/>
    <w:rsid w:val="00B12ACE"/>
    <w:rsid w:val="00B12C2E"/>
    <w:rsid w:val="00B12D6E"/>
    <w:rsid w:val="00B13325"/>
    <w:rsid w:val="00B133D9"/>
    <w:rsid w:val="00B13C2B"/>
    <w:rsid w:val="00B13DCA"/>
    <w:rsid w:val="00B13F0F"/>
    <w:rsid w:val="00B1448D"/>
    <w:rsid w:val="00B145C1"/>
    <w:rsid w:val="00B1483D"/>
    <w:rsid w:val="00B14BE9"/>
    <w:rsid w:val="00B150FB"/>
    <w:rsid w:val="00B1575B"/>
    <w:rsid w:val="00B1598A"/>
    <w:rsid w:val="00B161A1"/>
    <w:rsid w:val="00B163B2"/>
    <w:rsid w:val="00B16899"/>
    <w:rsid w:val="00B16F25"/>
    <w:rsid w:val="00B17638"/>
    <w:rsid w:val="00B17A6A"/>
    <w:rsid w:val="00B17B3D"/>
    <w:rsid w:val="00B17BE9"/>
    <w:rsid w:val="00B17D19"/>
    <w:rsid w:val="00B17DDA"/>
    <w:rsid w:val="00B20A19"/>
    <w:rsid w:val="00B2146B"/>
    <w:rsid w:val="00B21A4F"/>
    <w:rsid w:val="00B21EF8"/>
    <w:rsid w:val="00B22471"/>
    <w:rsid w:val="00B224A6"/>
    <w:rsid w:val="00B2256F"/>
    <w:rsid w:val="00B22730"/>
    <w:rsid w:val="00B22BB4"/>
    <w:rsid w:val="00B22D31"/>
    <w:rsid w:val="00B22EED"/>
    <w:rsid w:val="00B22F6D"/>
    <w:rsid w:val="00B22F9E"/>
    <w:rsid w:val="00B236EB"/>
    <w:rsid w:val="00B23A1F"/>
    <w:rsid w:val="00B23B82"/>
    <w:rsid w:val="00B24314"/>
    <w:rsid w:val="00B24338"/>
    <w:rsid w:val="00B24353"/>
    <w:rsid w:val="00B243C7"/>
    <w:rsid w:val="00B2448A"/>
    <w:rsid w:val="00B24599"/>
    <w:rsid w:val="00B2462A"/>
    <w:rsid w:val="00B2462E"/>
    <w:rsid w:val="00B247EB"/>
    <w:rsid w:val="00B249BB"/>
    <w:rsid w:val="00B24A50"/>
    <w:rsid w:val="00B24AFA"/>
    <w:rsid w:val="00B255A2"/>
    <w:rsid w:val="00B25E1A"/>
    <w:rsid w:val="00B25E7C"/>
    <w:rsid w:val="00B25F58"/>
    <w:rsid w:val="00B261B6"/>
    <w:rsid w:val="00B26257"/>
    <w:rsid w:val="00B264FB"/>
    <w:rsid w:val="00B26801"/>
    <w:rsid w:val="00B26860"/>
    <w:rsid w:val="00B273AA"/>
    <w:rsid w:val="00B2755A"/>
    <w:rsid w:val="00B27689"/>
    <w:rsid w:val="00B2774C"/>
    <w:rsid w:val="00B279B3"/>
    <w:rsid w:val="00B27F0B"/>
    <w:rsid w:val="00B30214"/>
    <w:rsid w:val="00B30483"/>
    <w:rsid w:val="00B3056A"/>
    <w:rsid w:val="00B30818"/>
    <w:rsid w:val="00B30F52"/>
    <w:rsid w:val="00B315DF"/>
    <w:rsid w:val="00B31B15"/>
    <w:rsid w:val="00B31DC6"/>
    <w:rsid w:val="00B321A8"/>
    <w:rsid w:val="00B32207"/>
    <w:rsid w:val="00B32528"/>
    <w:rsid w:val="00B338A0"/>
    <w:rsid w:val="00B33B7A"/>
    <w:rsid w:val="00B33C4D"/>
    <w:rsid w:val="00B34018"/>
    <w:rsid w:val="00B340D5"/>
    <w:rsid w:val="00B34A73"/>
    <w:rsid w:val="00B34F1B"/>
    <w:rsid w:val="00B35170"/>
    <w:rsid w:val="00B35371"/>
    <w:rsid w:val="00B353B9"/>
    <w:rsid w:val="00B355E6"/>
    <w:rsid w:val="00B3587E"/>
    <w:rsid w:val="00B35B04"/>
    <w:rsid w:val="00B35E48"/>
    <w:rsid w:val="00B35E92"/>
    <w:rsid w:val="00B35F6B"/>
    <w:rsid w:val="00B3663D"/>
    <w:rsid w:val="00B36772"/>
    <w:rsid w:val="00B3697C"/>
    <w:rsid w:val="00B36982"/>
    <w:rsid w:val="00B36D23"/>
    <w:rsid w:val="00B374EF"/>
    <w:rsid w:val="00B37BC2"/>
    <w:rsid w:val="00B37F63"/>
    <w:rsid w:val="00B37FDF"/>
    <w:rsid w:val="00B40312"/>
    <w:rsid w:val="00B40E6B"/>
    <w:rsid w:val="00B40F7B"/>
    <w:rsid w:val="00B411DF"/>
    <w:rsid w:val="00B41321"/>
    <w:rsid w:val="00B41AF4"/>
    <w:rsid w:val="00B41BB7"/>
    <w:rsid w:val="00B41C30"/>
    <w:rsid w:val="00B41DD9"/>
    <w:rsid w:val="00B4262D"/>
    <w:rsid w:val="00B42C0B"/>
    <w:rsid w:val="00B42DC4"/>
    <w:rsid w:val="00B431D5"/>
    <w:rsid w:val="00B434E5"/>
    <w:rsid w:val="00B43510"/>
    <w:rsid w:val="00B4361B"/>
    <w:rsid w:val="00B448A5"/>
    <w:rsid w:val="00B449DF"/>
    <w:rsid w:val="00B44A28"/>
    <w:rsid w:val="00B44EAD"/>
    <w:rsid w:val="00B452BB"/>
    <w:rsid w:val="00B45342"/>
    <w:rsid w:val="00B4594D"/>
    <w:rsid w:val="00B45AB0"/>
    <w:rsid w:val="00B45B73"/>
    <w:rsid w:val="00B45D2F"/>
    <w:rsid w:val="00B45E3F"/>
    <w:rsid w:val="00B46566"/>
    <w:rsid w:val="00B46800"/>
    <w:rsid w:val="00B46CFE"/>
    <w:rsid w:val="00B46D45"/>
    <w:rsid w:val="00B47076"/>
    <w:rsid w:val="00B47759"/>
    <w:rsid w:val="00B50189"/>
    <w:rsid w:val="00B50392"/>
    <w:rsid w:val="00B506D3"/>
    <w:rsid w:val="00B50904"/>
    <w:rsid w:val="00B50A8A"/>
    <w:rsid w:val="00B50CC2"/>
    <w:rsid w:val="00B5188D"/>
    <w:rsid w:val="00B518CF"/>
    <w:rsid w:val="00B51922"/>
    <w:rsid w:val="00B51B6D"/>
    <w:rsid w:val="00B51B95"/>
    <w:rsid w:val="00B5204E"/>
    <w:rsid w:val="00B5219C"/>
    <w:rsid w:val="00B5235E"/>
    <w:rsid w:val="00B527EF"/>
    <w:rsid w:val="00B53C33"/>
    <w:rsid w:val="00B53CBE"/>
    <w:rsid w:val="00B53D55"/>
    <w:rsid w:val="00B54415"/>
    <w:rsid w:val="00B5451B"/>
    <w:rsid w:val="00B54924"/>
    <w:rsid w:val="00B54BDC"/>
    <w:rsid w:val="00B54F69"/>
    <w:rsid w:val="00B553BD"/>
    <w:rsid w:val="00B5586A"/>
    <w:rsid w:val="00B55D1E"/>
    <w:rsid w:val="00B55D6B"/>
    <w:rsid w:val="00B55DE9"/>
    <w:rsid w:val="00B55F39"/>
    <w:rsid w:val="00B5631C"/>
    <w:rsid w:val="00B56425"/>
    <w:rsid w:val="00B568DB"/>
    <w:rsid w:val="00B57346"/>
    <w:rsid w:val="00B57B38"/>
    <w:rsid w:val="00B601A0"/>
    <w:rsid w:val="00B60385"/>
    <w:rsid w:val="00B606CB"/>
    <w:rsid w:val="00B6077F"/>
    <w:rsid w:val="00B60A13"/>
    <w:rsid w:val="00B613F4"/>
    <w:rsid w:val="00B61E71"/>
    <w:rsid w:val="00B62028"/>
    <w:rsid w:val="00B628CB"/>
    <w:rsid w:val="00B6312E"/>
    <w:rsid w:val="00B63878"/>
    <w:rsid w:val="00B638F5"/>
    <w:rsid w:val="00B6454C"/>
    <w:rsid w:val="00B64679"/>
    <w:rsid w:val="00B646A9"/>
    <w:rsid w:val="00B64AF7"/>
    <w:rsid w:val="00B64BCC"/>
    <w:rsid w:val="00B64EEC"/>
    <w:rsid w:val="00B65125"/>
    <w:rsid w:val="00B65199"/>
    <w:rsid w:val="00B66081"/>
    <w:rsid w:val="00B66BF6"/>
    <w:rsid w:val="00B66DDA"/>
    <w:rsid w:val="00B67280"/>
    <w:rsid w:val="00B6735B"/>
    <w:rsid w:val="00B67F8C"/>
    <w:rsid w:val="00B702B4"/>
    <w:rsid w:val="00B702FB"/>
    <w:rsid w:val="00B7070F"/>
    <w:rsid w:val="00B70841"/>
    <w:rsid w:val="00B70EED"/>
    <w:rsid w:val="00B7109F"/>
    <w:rsid w:val="00B716D7"/>
    <w:rsid w:val="00B718A4"/>
    <w:rsid w:val="00B71A53"/>
    <w:rsid w:val="00B71B77"/>
    <w:rsid w:val="00B71F97"/>
    <w:rsid w:val="00B71FFC"/>
    <w:rsid w:val="00B72269"/>
    <w:rsid w:val="00B722E9"/>
    <w:rsid w:val="00B7235D"/>
    <w:rsid w:val="00B7261A"/>
    <w:rsid w:val="00B7261D"/>
    <w:rsid w:val="00B726F1"/>
    <w:rsid w:val="00B73400"/>
    <w:rsid w:val="00B73700"/>
    <w:rsid w:val="00B739DD"/>
    <w:rsid w:val="00B73C8D"/>
    <w:rsid w:val="00B73D1A"/>
    <w:rsid w:val="00B7528B"/>
    <w:rsid w:val="00B75A1A"/>
    <w:rsid w:val="00B75CD6"/>
    <w:rsid w:val="00B76350"/>
    <w:rsid w:val="00B765F2"/>
    <w:rsid w:val="00B767F2"/>
    <w:rsid w:val="00B76D70"/>
    <w:rsid w:val="00B76F26"/>
    <w:rsid w:val="00B7702D"/>
    <w:rsid w:val="00B77242"/>
    <w:rsid w:val="00B772BE"/>
    <w:rsid w:val="00B77B27"/>
    <w:rsid w:val="00B77E9F"/>
    <w:rsid w:val="00B801FA"/>
    <w:rsid w:val="00B8024B"/>
    <w:rsid w:val="00B80354"/>
    <w:rsid w:val="00B803EC"/>
    <w:rsid w:val="00B805BB"/>
    <w:rsid w:val="00B805E4"/>
    <w:rsid w:val="00B80685"/>
    <w:rsid w:val="00B8071A"/>
    <w:rsid w:val="00B80845"/>
    <w:rsid w:val="00B80D7E"/>
    <w:rsid w:val="00B8105B"/>
    <w:rsid w:val="00B8147E"/>
    <w:rsid w:val="00B815AE"/>
    <w:rsid w:val="00B818AD"/>
    <w:rsid w:val="00B81971"/>
    <w:rsid w:val="00B82327"/>
    <w:rsid w:val="00B82360"/>
    <w:rsid w:val="00B8297E"/>
    <w:rsid w:val="00B82DA5"/>
    <w:rsid w:val="00B82E96"/>
    <w:rsid w:val="00B82F7D"/>
    <w:rsid w:val="00B83155"/>
    <w:rsid w:val="00B83523"/>
    <w:rsid w:val="00B837B6"/>
    <w:rsid w:val="00B83A04"/>
    <w:rsid w:val="00B83B58"/>
    <w:rsid w:val="00B83FCF"/>
    <w:rsid w:val="00B843C1"/>
    <w:rsid w:val="00B84504"/>
    <w:rsid w:val="00B8484C"/>
    <w:rsid w:val="00B84B03"/>
    <w:rsid w:val="00B84CE3"/>
    <w:rsid w:val="00B8553B"/>
    <w:rsid w:val="00B8563C"/>
    <w:rsid w:val="00B85CCB"/>
    <w:rsid w:val="00B85D9B"/>
    <w:rsid w:val="00B85E68"/>
    <w:rsid w:val="00B8610F"/>
    <w:rsid w:val="00B8716E"/>
    <w:rsid w:val="00B875D6"/>
    <w:rsid w:val="00B87BD3"/>
    <w:rsid w:val="00B906A5"/>
    <w:rsid w:val="00B90794"/>
    <w:rsid w:val="00B907D0"/>
    <w:rsid w:val="00B90B27"/>
    <w:rsid w:val="00B91288"/>
    <w:rsid w:val="00B91A4C"/>
    <w:rsid w:val="00B9224A"/>
    <w:rsid w:val="00B925C9"/>
    <w:rsid w:val="00B92B5B"/>
    <w:rsid w:val="00B92E4F"/>
    <w:rsid w:val="00B92E62"/>
    <w:rsid w:val="00B93084"/>
    <w:rsid w:val="00B93301"/>
    <w:rsid w:val="00B934F5"/>
    <w:rsid w:val="00B9370B"/>
    <w:rsid w:val="00B93B08"/>
    <w:rsid w:val="00B93D5A"/>
    <w:rsid w:val="00B945F2"/>
    <w:rsid w:val="00B94615"/>
    <w:rsid w:val="00B947B5"/>
    <w:rsid w:val="00B94A1B"/>
    <w:rsid w:val="00B94A9E"/>
    <w:rsid w:val="00B94B99"/>
    <w:rsid w:val="00B94C04"/>
    <w:rsid w:val="00B95381"/>
    <w:rsid w:val="00B955AA"/>
    <w:rsid w:val="00B9596B"/>
    <w:rsid w:val="00B959AA"/>
    <w:rsid w:val="00B96251"/>
    <w:rsid w:val="00B96C64"/>
    <w:rsid w:val="00B973CA"/>
    <w:rsid w:val="00B976A9"/>
    <w:rsid w:val="00B978E9"/>
    <w:rsid w:val="00B979B8"/>
    <w:rsid w:val="00B97ABD"/>
    <w:rsid w:val="00B97B44"/>
    <w:rsid w:val="00B97F49"/>
    <w:rsid w:val="00BA0357"/>
    <w:rsid w:val="00BA03BA"/>
    <w:rsid w:val="00BA0FE0"/>
    <w:rsid w:val="00BA1F23"/>
    <w:rsid w:val="00BA2701"/>
    <w:rsid w:val="00BA281E"/>
    <w:rsid w:val="00BA291B"/>
    <w:rsid w:val="00BA2B5C"/>
    <w:rsid w:val="00BA2BBE"/>
    <w:rsid w:val="00BA2E2C"/>
    <w:rsid w:val="00BA2E65"/>
    <w:rsid w:val="00BA349D"/>
    <w:rsid w:val="00BA3721"/>
    <w:rsid w:val="00BA383D"/>
    <w:rsid w:val="00BA4608"/>
    <w:rsid w:val="00BA468B"/>
    <w:rsid w:val="00BA46C1"/>
    <w:rsid w:val="00BA4871"/>
    <w:rsid w:val="00BA4D61"/>
    <w:rsid w:val="00BA53E8"/>
    <w:rsid w:val="00BA5893"/>
    <w:rsid w:val="00BA597D"/>
    <w:rsid w:val="00BA5C5E"/>
    <w:rsid w:val="00BA60FB"/>
    <w:rsid w:val="00BA6608"/>
    <w:rsid w:val="00BA70F9"/>
    <w:rsid w:val="00BA73E6"/>
    <w:rsid w:val="00BA7B96"/>
    <w:rsid w:val="00BB00FB"/>
    <w:rsid w:val="00BB0251"/>
    <w:rsid w:val="00BB07D2"/>
    <w:rsid w:val="00BB0977"/>
    <w:rsid w:val="00BB0F9E"/>
    <w:rsid w:val="00BB1074"/>
    <w:rsid w:val="00BB1815"/>
    <w:rsid w:val="00BB1CCA"/>
    <w:rsid w:val="00BB1F44"/>
    <w:rsid w:val="00BB2930"/>
    <w:rsid w:val="00BB2DFC"/>
    <w:rsid w:val="00BB32AB"/>
    <w:rsid w:val="00BB3401"/>
    <w:rsid w:val="00BB35E4"/>
    <w:rsid w:val="00BB4797"/>
    <w:rsid w:val="00BB497A"/>
    <w:rsid w:val="00BB4BE4"/>
    <w:rsid w:val="00BB4DF5"/>
    <w:rsid w:val="00BB52C0"/>
    <w:rsid w:val="00BB5D00"/>
    <w:rsid w:val="00BB5F2B"/>
    <w:rsid w:val="00BB6111"/>
    <w:rsid w:val="00BB6580"/>
    <w:rsid w:val="00BB662F"/>
    <w:rsid w:val="00BB6AB1"/>
    <w:rsid w:val="00BB7046"/>
    <w:rsid w:val="00BB71D1"/>
    <w:rsid w:val="00BB7274"/>
    <w:rsid w:val="00BB7403"/>
    <w:rsid w:val="00BB796E"/>
    <w:rsid w:val="00BB7A0B"/>
    <w:rsid w:val="00BB7AE1"/>
    <w:rsid w:val="00BC01BF"/>
    <w:rsid w:val="00BC0B88"/>
    <w:rsid w:val="00BC0D38"/>
    <w:rsid w:val="00BC1197"/>
    <w:rsid w:val="00BC1289"/>
    <w:rsid w:val="00BC1884"/>
    <w:rsid w:val="00BC1EA7"/>
    <w:rsid w:val="00BC1F0A"/>
    <w:rsid w:val="00BC2210"/>
    <w:rsid w:val="00BC28CD"/>
    <w:rsid w:val="00BC296B"/>
    <w:rsid w:val="00BC3899"/>
    <w:rsid w:val="00BC4122"/>
    <w:rsid w:val="00BC49D2"/>
    <w:rsid w:val="00BC4B04"/>
    <w:rsid w:val="00BC4C1E"/>
    <w:rsid w:val="00BC4CD3"/>
    <w:rsid w:val="00BC4E97"/>
    <w:rsid w:val="00BC4F21"/>
    <w:rsid w:val="00BC517E"/>
    <w:rsid w:val="00BC536D"/>
    <w:rsid w:val="00BC594A"/>
    <w:rsid w:val="00BC60AD"/>
    <w:rsid w:val="00BC60D3"/>
    <w:rsid w:val="00BC67E5"/>
    <w:rsid w:val="00BC68BA"/>
    <w:rsid w:val="00BC6A91"/>
    <w:rsid w:val="00BC7122"/>
    <w:rsid w:val="00BC74EB"/>
    <w:rsid w:val="00BC7820"/>
    <w:rsid w:val="00BC7E57"/>
    <w:rsid w:val="00BC7F06"/>
    <w:rsid w:val="00BC7F7B"/>
    <w:rsid w:val="00BC7FE8"/>
    <w:rsid w:val="00BD02E6"/>
    <w:rsid w:val="00BD09FB"/>
    <w:rsid w:val="00BD0AFE"/>
    <w:rsid w:val="00BD0CED"/>
    <w:rsid w:val="00BD0DC4"/>
    <w:rsid w:val="00BD1298"/>
    <w:rsid w:val="00BD1534"/>
    <w:rsid w:val="00BD15C6"/>
    <w:rsid w:val="00BD1694"/>
    <w:rsid w:val="00BD1F75"/>
    <w:rsid w:val="00BD24AD"/>
    <w:rsid w:val="00BD27DB"/>
    <w:rsid w:val="00BD28D7"/>
    <w:rsid w:val="00BD29ED"/>
    <w:rsid w:val="00BD2A95"/>
    <w:rsid w:val="00BD2D31"/>
    <w:rsid w:val="00BD368B"/>
    <w:rsid w:val="00BD372F"/>
    <w:rsid w:val="00BD3749"/>
    <w:rsid w:val="00BD3C8E"/>
    <w:rsid w:val="00BD3CEC"/>
    <w:rsid w:val="00BD4891"/>
    <w:rsid w:val="00BD4901"/>
    <w:rsid w:val="00BD59DE"/>
    <w:rsid w:val="00BD5A50"/>
    <w:rsid w:val="00BD5A80"/>
    <w:rsid w:val="00BD6048"/>
    <w:rsid w:val="00BD6277"/>
    <w:rsid w:val="00BD649C"/>
    <w:rsid w:val="00BD6535"/>
    <w:rsid w:val="00BD6680"/>
    <w:rsid w:val="00BD6918"/>
    <w:rsid w:val="00BD6B48"/>
    <w:rsid w:val="00BD6D24"/>
    <w:rsid w:val="00BD761D"/>
    <w:rsid w:val="00BD7BEC"/>
    <w:rsid w:val="00BD7EC3"/>
    <w:rsid w:val="00BE0953"/>
    <w:rsid w:val="00BE098E"/>
    <w:rsid w:val="00BE0B79"/>
    <w:rsid w:val="00BE1076"/>
    <w:rsid w:val="00BE1CEA"/>
    <w:rsid w:val="00BE22C0"/>
    <w:rsid w:val="00BE2472"/>
    <w:rsid w:val="00BE289A"/>
    <w:rsid w:val="00BE33BA"/>
    <w:rsid w:val="00BE33EF"/>
    <w:rsid w:val="00BE36C8"/>
    <w:rsid w:val="00BE3837"/>
    <w:rsid w:val="00BE45E6"/>
    <w:rsid w:val="00BE47AC"/>
    <w:rsid w:val="00BE4F4C"/>
    <w:rsid w:val="00BE504F"/>
    <w:rsid w:val="00BE539F"/>
    <w:rsid w:val="00BE53EB"/>
    <w:rsid w:val="00BE56D5"/>
    <w:rsid w:val="00BE6099"/>
    <w:rsid w:val="00BE612A"/>
    <w:rsid w:val="00BE6130"/>
    <w:rsid w:val="00BE6548"/>
    <w:rsid w:val="00BE67B3"/>
    <w:rsid w:val="00BE6A65"/>
    <w:rsid w:val="00BE6BC3"/>
    <w:rsid w:val="00BE6D67"/>
    <w:rsid w:val="00BE6D93"/>
    <w:rsid w:val="00BE6E47"/>
    <w:rsid w:val="00BE7030"/>
    <w:rsid w:val="00BE7AF6"/>
    <w:rsid w:val="00BE7CFD"/>
    <w:rsid w:val="00BE7DF7"/>
    <w:rsid w:val="00BEEC0C"/>
    <w:rsid w:val="00BF090F"/>
    <w:rsid w:val="00BF0B62"/>
    <w:rsid w:val="00BF0C2B"/>
    <w:rsid w:val="00BF0DDC"/>
    <w:rsid w:val="00BF1A3B"/>
    <w:rsid w:val="00BF1A5E"/>
    <w:rsid w:val="00BF1B2B"/>
    <w:rsid w:val="00BF21D5"/>
    <w:rsid w:val="00BF2931"/>
    <w:rsid w:val="00BF2EA4"/>
    <w:rsid w:val="00BF395B"/>
    <w:rsid w:val="00BF3A35"/>
    <w:rsid w:val="00BF3E24"/>
    <w:rsid w:val="00BF3F0A"/>
    <w:rsid w:val="00BF41BC"/>
    <w:rsid w:val="00BF4851"/>
    <w:rsid w:val="00BF4A66"/>
    <w:rsid w:val="00BF4C3A"/>
    <w:rsid w:val="00BF53C1"/>
    <w:rsid w:val="00BF546E"/>
    <w:rsid w:val="00BF5E9C"/>
    <w:rsid w:val="00BF6048"/>
    <w:rsid w:val="00BF6BAB"/>
    <w:rsid w:val="00BF74F5"/>
    <w:rsid w:val="00BF779A"/>
    <w:rsid w:val="00C00513"/>
    <w:rsid w:val="00C00751"/>
    <w:rsid w:val="00C012CE"/>
    <w:rsid w:val="00C015FE"/>
    <w:rsid w:val="00C0162C"/>
    <w:rsid w:val="00C01724"/>
    <w:rsid w:val="00C01937"/>
    <w:rsid w:val="00C01DF6"/>
    <w:rsid w:val="00C022BE"/>
    <w:rsid w:val="00C02342"/>
    <w:rsid w:val="00C02D55"/>
    <w:rsid w:val="00C02EA6"/>
    <w:rsid w:val="00C02ED5"/>
    <w:rsid w:val="00C04DB1"/>
    <w:rsid w:val="00C05054"/>
    <w:rsid w:val="00C05246"/>
    <w:rsid w:val="00C055C0"/>
    <w:rsid w:val="00C05628"/>
    <w:rsid w:val="00C05862"/>
    <w:rsid w:val="00C06727"/>
    <w:rsid w:val="00C06F63"/>
    <w:rsid w:val="00C06FC3"/>
    <w:rsid w:val="00C07562"/>
    <w:rsid w:val="00C10A86"/>
    <w:rsid w:val="00C10BF5"/>
    <w:rsid w:val="00C1132F"/>
    <w:rsid w:val="00C1192E"/>
    <w:rsid w:val="00C12E7A"/>
    <w:rsid w:val="00C13AF9"/>
    <w:rsid w:val="00C13B07"/>
    <w:rsid w:val="00C140D2"/>
    <w:rsid w:val="00C14144"/>
    <w:rsid w:val="00C14360"/>
    <w:rsid w:val="00C145EA"/>
    <w:rsid w:val="00C14AA5"/>
    <w:rsid w:val="00C14AAF"/>
    <w:rsid w:val="00C14B35"/>
    <w:rsid w:val="00C14EC0"/>
    <w:rsid w:val="00C150DE"/>
    <w:rsid w:val="00C15913"/>
    <w:rsid w:val="00C15BF3"/>
    <w:rsid w:val="00C15F5C"/>
    <w:rsid w:val="00C16069"/>
    <w:rsid w:val="00C160D4"/>
    <w:rsid w:val="00C1683C"/>
    <w:rsid w:val="00C16B6A"/>
    <w:rsid w:val="00C16D73"/>
    <w:rsid w:val="00C1738B"/>
    <w:rsid w:val="00C17443"/>
    <w:rsid w:val="00C17A24"/>
    <w:rsid w:val="00C17B4C"/>
    <w:rsid w:val="00C17D93"/>
    <w:rsid w:val="00C17E27"/>
    <w:rsid w:val="00C201C8"/>
    <w:rsid w:val="00C20431"/>
    <w:rsid w:val="00C20CAD"/>
    <w:rsid w:val="00C20EF5"/>
    <w:rsid w:val="00C21785"/>
    <w:rsid w:val="00C217EC"/>
    <w:rsid w:val="00C2181F"/>
    <w:rsid w:val="00C21FAB"/>
    <w:rsid w:val="00C227B5"/>
    <w:rsid w:val="00C22B60"/>
    <w:rsid w:val="00C22EB5"/>
    <w:rsid w:val="00C22F8C"/>
    <w:rsid w:val="00C23173"/>
    <w:rsid w:val="00C23273"/>
    <w:rsid w:val="00C234C0"/>
    <w:rsid w:val="00C237FE"/>
    <w:rsid w:val="00C238CC"/>
    <w:rsid w:val="00C2395B"/>
    <w:rsid w:val="00C23D1D"/>
    <w:rsid w:val="00C23F9F"/>
    <w:rsid w:val="00C244CF"/>
    <w:rsid w:val="00C246F3"/>
    <w:rsid w:val="00C24B92"/>
    <w:rsid w:val="00C253D6"/>
    <w:rsid w:val="00C25492"/>
    <w:rsid w:val="00C2552A"/>
    <w:rsid w:val="00C257C4"/>
    <w:rsid w:val="00C25DD4"/>
    <w:rsid w:val="00C25F99"/>
    <w:rsid w:val="00C261F1"/>
    <w:rsid w:val="00C2694A"/>
    <w:rsid w:val="00C26B76"/>
    <w:rsid w:val="00C272B5"/>
    <w:rsid w:val="00C278FA"/>
    <w:rsid w:val="00C27ACD"/>
    <w:rsid w:val="00C27E91"/>
    <w:rsid w:val="00C300FE"/>
    <w:rsid w:val="00C305E3"/>
    <w:rsid w:val="00C30D77"/>
    <w:rsid w:val="00C31408"/>
    <w:rsid w:val="00C31886"/>
    <w:rsid w:val="00C31CD1"/>
    <w:rsid w:val="00C321AC"/>
    <w:rsid w:val="00C32640"/>
    <w:rsid w:val="00C32782"/>
    <w:rsid w:val="00C32D87"/>
    <w:rsid w:val="00C32F4C"/>
    <w:rsid w:val="00C32F86"/>
    <w:rsid w:val="00C3321E"/>
    <w:rsid w:val="00C33584"/>
    <w:rsid w:val="00C335CA"/>
    <w:rsid w:val="00C33AE9"/>
    <w:rsid w:val="00C33F3B"/>
    <w:rsid w:val="00C34068"/>
    <w:rsid w:val="00C34181"/>
    <w:rsid w:val="00C341C6"/>
    <w:rsid w:val="00C348E9"/>
    <w:rsid w:val="00C34948"/>
    <w:rsid w:val="00C34DCE"/>
    <w:rsid w:val="00C34DEA"/>
    <w:rsid w:val="00C34F8E"/>
    <w:rsid w:val="00C35454"/>
    <w:rsid w:val="00C355F8"/>
    <w:rsid w:val="00C3590F"/>
    <w:rsid w:val="00C35951"/>
    <w:rsid w:val="00C36426"/>
    <w:rsid w:val="00C36504"/>
    <w:rsid w:val="00C36650"/>
    <w:rsid w:val="00C36B32"/>
    <w:rsid w:val="00C36C49"/>
    <w:rsid w:val="00C36D1E"/>
    <w:rsid w:val="00C37024"/>
    <w:rsid w:val="00C37223"/>
    <w:rsid w:val="00C37469"/>
    <w:rsid w:val="00C376BC"/>
    <w:rsid w:val="00C37A5B"/>
    <w:rsid w:val="00C40318"/>
    <w:rsid w:val="00C40787"/>
    <w:rsid w:val="00C40A09"/>
    <w:rsid w:val="00C40BB6"/>
    <w:rsid w:val="00C4137E"/>
    <w:rsid w:val="00C413B4"/>
    <w:rsid w:val="00C415E9"/>
    <w:rsid w:val="00C42ED8"/>
    <w:rsid w:val="00C43185"/>
    <w:rsid w:val="00C43297"/>
    <w:rsid w:val="00C43514"/>
    <w:rsid w:val="00C43AFE"/>
    <w:rsid w:val="00C44086"/>
    <w:rsid w:val="00C4474B"/>
    <w:rsid w:val="00C45202"/>
    <w:rsid w:val="00C45330"/>
    <w:rsid w:val="00C454ED"/>
    <w:rsid w:val="00C45D73"/>
    <w:rsid w:val="00C45E65"/>
    <w:rsid w:val="00C45F64"/>
    <w:rsid w:val="00C4625F"/>
    <w:rsid w:val="00C46382"/>
    <w:rsid w:val="00C47524"/>
    <w:rsid w:val="00C47F73"/>
    <w:rsid w:val="00C50882"/>
    <w:rsid w:val="00C50899"/>
    <w:rsid w:val="00C50BA5"/>
    <w:rsid w:val="00C512BD"/>
    <w:rsid w:val="00C51457"/>
    <w:rsid w:val="00C51458"/>
    <w:rsid w:val="00C51E00"/>
    <w:rsid w:val="00C5252F"/>
    <w:rsid w:val="00C52959"/>
    <w:rsid w:val="00C52EF5"/>
    <w:rsid w:val="00C5328F"/>
    <w:rsid w:val="00C53526"/>
    <w:rsid w:val="00C53658"/>
    <w:rsid w:val="00C53876"/>
    <w:rsid w:val="00C53A2C"/>
    <w:rsid w:val="00C53F16"/>
    <w:rsid w:val="00C5420C"/>
    <w:rsid w:val="00C5423A"/>
    <w:rsid w:val="00C546E2"/>
    <w:rsid w:val="00C54768"/>
    <w:rsid w:val="00C54A4E"/>
    <w:rsid w:val="00C54A52"/>
    <w:rsid w:val="00C55773"/>
    <w:rsid w:val="00C55C98"/>
    <w:rsid w:val="00C56165"/>
    <w:rsid w:val="00C564DF"/>
    <w:rsid w:val="00C565A2"/>
    <w:rsid w:val="00C567D2"/>
    <w:rsid w:val="00C5695D"/>
    <w:rsid w:val="00C56AEA"/>
    <w:rsid w:val="00C56C3A"/>
    <w:rsid w:val="00C57318"/>
    <w:rsid w:val="00C573C3"/>
    <w:rsid w:val="00C57775"/>
    <w:rsid w:val="00C6084F"/>
    <w:rsid w:val="00C60A21"/>
    <w:rsid w:val="00C60A5C"/>
    <w:rsid w:val="00C60BA8"/>
    <w:rsid w:val="00C60C82"/>
    <w:rsid w:val="00C60FEB"/>
    <w:rsid w:val="00C611C8"/>
    <w:rsid w:val="00C613F9"/>
    <w:rsid w:val="00C614A8"/>
    <w:rsid w:val="00C61E51"/>
    <w:rsid w:val="00C620C3"/>
    <w:rsid w:val="00C62310"/>
    <w:rsid w:val="00C62412"/>
    <w:rsid w:val="00C62B90"/>
    <w:rsid w:val="00C62ED6"/>
    <w:rsid w:val="00C632D5"/>
    <w:rsid w:val="00C63324"/>
    <w:rsid w:val="00C63340"/>
    <w:rsid w:val="00C63E8F"/>
    <w:rsid w:val="00C640F4"/>
    <w:rsid w:val="00C641C2"/>
    <w:rsid w:val="00C64452"/>
    <w:rsid w:val="00C6472A"/>
    <w:rsid w:val="00C649DD"/>
    <w:rsid w:val="00C65150"/>
    <w:rsid w:val="00C65231"/>
    <w:rsid w:val="00C653B4"/>
    <w:rsid w:val="00C655D8"/>
    <w:rsid w:val="00C65844"/>
    <w:rsid w:val="00C65E19"/>
    <w:rsid w:val="00C66269"/>
    <w:rsid w:val="00C667E4"/>
    <w:rsid w:val="00C668E7"/>
    <w:rsid w:val="00C6695C"/>
    <w:rsid w:val="00C6707A"/>
    <w:rsid w:val="00C67635"/>
    <w:rsid w:val="00C67DBB"/>
    <w:rsid w:val="00C67F9B"/>
    <w:rsid w:val="00C70126"/>
    <w:rsid w:val="00C7014A"/>
    <w:rsid w:val="00C70449"/>
    <w:rsid w:val="00C70AF5"/>
    <w:rsid w:val="00C70BEF"/>
    <w:rsid w:val="00C70E54"/>
    <w:rsid w:val="00C71BD3"/>
    <w:rsid w:val="00C71D21"/>
    <w:rsid w:val="00C72B01"/>
    <w:rsid w:val="00C72CF9"/>
    <w:rsid w:val="00C7326F"/>
    <w:rsid w:val="00C7342B"/>
    <w:rsid w:val="00C73AF5"/>
    <w:rsid w:val="00C73E6D"/>
    <w:rsid w:val="00C740B2"/>
    <w:rsid w:val="00C74D27"/>
    <w:rsid w:val="00C75082"/>
    <w:rsid w:val="00C752F2"/>
    <w:rsid w:val="00C75E5D"/>
    <w:rsid w:val="00C76441"/>
    <w:rsid w:val="00C76931"/>
    <w:rsid w:val="00C76D93"/>
    <w:rsid w:val="00C7717A"/>
    <w:rsid w:val="00C7752B"/>
    <w:rsid w:val="00C77BE5"/>
    <w:rsid w:val="00C802DF"/>
    <w:rsid w:val="00C8039D"/>
    <w:rsid w:val="00C80FA5"/>
    <w:rsid w:val="00C810DA"/>
    <w:rsid w:val="00C8110C"/>
    <w:rsid w:val="00C81975"/>
    <w:rsid w:val="00C81A58"/>
    <w:rsid w:val="00C820A6"/>
    <w:rsid w:val="00C823E2"/>
    <w:rsid w:val="00C8273A"/>
    <w:rsid w:val="00C82CEF"/>
    <w:rsid w:val="00C82F55"/>
    <w:rsid w:val="00C82F5C"/>
    <w:rsid w:val="00C8300E"/>
    <w:rsid w:val="00C832CE"/>
    <w:rsid w:val="00C83AC5"/>
    <w:rsid w:val="00C83C2E"/>
    <w:rsid w:val="00C841F5"/>
    <w:rsid w:val="00C84428"/>
    <w:rsid w:val="00C84470"/>
    <w:rsid w:val="00C845E5"/>
    <w:rsid w:val="00C84647"/>
    <w:rsid w:val="00C848EB"/>
    <w:rsid w:val="00C84959"/>
    <w:rsid w:val="00C84CA0"/>
    <w:rsid w:val="00C85078"/>
    <w:rsid w:val="00C857E7"/>
    <w:rsid w:val="00C86767"/>
    <w:rsid w:val="00C8695F"/>
    <w:rsid w:val="00C86B9C"/>
    <w:rsid w:val="00C87466"/>
    <w:rsid w:val="00C87838"/>
    <w:rsid w:val="00C878F5"/>
    <w:rsid w:val="00C87FA2"/>
    <w:rsid w:val="00C90036"/>
    <w:rsid w:val="00C903D2"/>
    <w:rsid w:val="00C90B8B"/>
    <w:rsid w:val="00C9136B"/>
    <w:rsid w:val="00C91668"/>
    <w:rsid w:val="00C921B8"/>
    <w:rsid w:val="00C92FF3"/>
    <w:rsid w:val="00C932E9"/>
    <w:rsid w:val="00C9364F"/>
    <w:rsid w:val="00C93B8F"/>
    <w:rsid w:val="00C93D99"/>
    <w:rsid w:val="00C94145"/>
    <w:rsid w:val="00C94796"/>
    <w:rsid w:val="00C948E8"/>
    <w:rsid w:val="00C94A59"/>
    <w:rsid w:val="00C9662A"/>
    <w:rsid w:val="00C967DC"/>
    <w:rsid w:val="00C96DAE"/>
    <w:rsid w:val="00C96DEC"/>
    <w:rsid w:val="00C97043"/>
    <w:rsid w:val="00C9739B"/>
    <w:rsid w:val="00C97693"/>
    <w:rsid w:val="00C977C0"/>
    <w:rsid w:val="00CA0300"/>
    <w:rsid w:val="00CA0696"/>
    <w:rsid w:val="00CA0BBC"/>
    <w:rsid w:val="00CA0BF0"/>
    <w:rsid w:val="00CA0E7B"/>
    <w:rsid w:val="00CA0F12"/>
    <w:rsid w:val="00CA189F"/>
    <w:rsid w:val="00CA21EF"/>
    <w:rsid w:val="00CA28FD"/>
    <w:rsid w:val="00CA2FBD"/>
    <w:rsid w:val="00CA3031"/>
    <w:rsid w:val="00CA348C"/>
    <w:rsid w:val="00CA3707"/>
    <w:rsid w:val="00CA379C"/>
    <w:rsid w:val="00CA3C3F"/>
    <w:rsid w:val="00CA3ECB"/>
    <w:rsid w:val="00CA46FE"/>
    <w:rsid w:val="00CA5137"/>
    <w:rsid w:val="00CA5351"/>
    <w:rsid w:val="00CA57AD"/>
    <w:rsid w:val="00CA595D"/>
    <w:rsid w:val="00CA5E2B"/>
    <w:rsid w:val="00CA617A"/>
    <w:rsid w:val="00CA620F"/>
    <w:rsid w:val="00CA627D"/>
    <w:rsid w:val="00CA65BB"/>
    <w:rsid w:val="00CA6796"/>
    <w:rsid w:val="00CA67F2"/>
    <w:rsid w:val="00CA6EB5"/>
    <w:rsid w:val="00CA6F80"/>
    <w:rsid w:val="00CA7303"/>
    <w:rsid w:val="00CA7540"/>
    <w:rsid w:val="00CA7D86"/>
    <w:rsid w:val="00CA7ED6"/>
    <w:rsid w:val="00CB0014"/>
    <w:rsid w:val="00CB088A"/>
    <w:rsid w:val="00CB08DC"/>
    <w:rsid w:val="00CB156D"/>
    <w:rsid w:val="00CB1720"/>
    <w:rsid w:val="00CB1823"/>
    <w:rsid w:val="00CB1A69"/>
    <w:rsid w:val="00CB1F52"/>
    <w:rsid w:val="00CB216E"/>
    <w:rsid w:val="00CB2E1F"/>
    <w:rsid w:val="00CB325C"/>
    <w:rsid w:val="00CB37AB"/>
    <w:rsid w:val="00CB380A"/>
    <w:rsid w:val="00CB40C0"/>
    <w:rsid w:val="00CB4ED9"/>
    <w:rsid w:val="00CB4F56"/>
    <w:rsid w:val="00CB5610"/>
    <w:rsid w:val="00CB592E"/>
    <w:rsid w:val="00CB624E"/>
    <w:rsid w:val="00CB6386"/>
    <w:rsid w:val="00CB63D0"/>
    <w:rsid w:val="00CB68D1"/>
    <w:rsid w:val="00CB6922"/>
    <w:rsid w:val="00CB6DB8"/>
    <w:rsid w:val="00CB6FDA"/>
    <w:rsid w:val="00CB7636"/>
    <w:rsid w:val="00CB7F5C"/>
    <w:rsid w:val="00CC02BE"/>
    <w:rsid w:val="00CC049F"/>
    <w:rsid w:val="00CC0C60"/>
    <w:rsid w:val="00CC11BB"/>
    <w:rsid w:val="00CC14C2"/>
    <w:rsid w:val="00CC19F5"/>
    <w:rsid w:val="00CC1B3E"/>
    <w:rsid w:val="00CC20B0"/>
    <w:rsid w:val="00CC2280"/>
    <w:rsid w:val="00CC231E"/>
    <w:rsid w:val="00CC2E41"/>
    <w:rsid w:val="00CC3097"/>
    <w:rsid w:val="00CC37D4"/>
    <w:rsid w:val="00CC3B34"/>
    <w:rsid w:val="00CC3C73"/>
    <w:rsid w:val="00CC3CAE"/>
    <w:rsid w:val="00CC3D52"/>
    <w:rsid w:val="00CC45F0"/>
    <w:rsid w:val="00CC49EA"/>
    <w:rsid w:val="00CC4B39"/>
    <w:rsid w:val="00CC4E1D"/>
    <w:rsid w:val="00CC5283"/>
    <w:rsid w:val="00CC60B8"/>
    <w:rsid w:val="00CC65EF"/>
    <w:rsid w:val="00CC6724"/>
    <w:rsid w:val="00CC6ABA"/>
    <w:rsid w:val="00CC6B25"/>
    <w:rsid w:val="00CC70BB"/>
    <w:rsid w:val="00CC710E"/>
    <w:rsid w:val="00CC7865"/>
    <w:rsid w:val="00CC786D"/>
    <w:rsid w:val="00CC7C7B"/>
    <w:rsid w:val="00CC7E25"/>
    <w:rsid w:val="00CC7F26"/>
    <w:rsid w:val="00CD057E"/>
    <w:rsid w:val="00CD0A44"/>
    <w:rsid w:val="00CD1412"/>
    <w:rsid w:val="00CD141D"/>
    <w:rsid w:val="00CD15C0"/>
    <w:rsid w:val="00CD173C"/>
    <w:rsid w:val="00CD1ACA"/>
    <w:rsid w:val="00CD1DEE"/>
    <w:rsid w:val="00CD2277"/>
    <w:rsid w:val="00CD250A"/>
    <w:rsid w:val="00CD269E"/>
    <w:rsid w:val="00CD377E"/>
    <w:rsid w:val="00CD3893"/>
    <w:rsid w:val="00CD3F08"/>
    <w:rsid w:val="00CD40E9"/>
    <w:rsid w:val="00CD4749"/>
    <w:rsid w:val="00CD47DF"/>
    <w:rsid w:val="00CD4DED"/>
    <w:rsid w:val="00CD52ED"/>
    <w:rsid w:val="00CD57F4"/>
    <w:rsid w:val="00CD5B7B"/>
    <w:rsid w:val="00CD5E05"/>
    <w:rsid w:val="00CD5E5A"/>
    <w:rsid w:val="00CD5E87"/>
    <w:rsid w:val="00CD6235"/>
    <w:rsid w:val="00CD63A0"/>
    <w:rsid w:val="00CD66F5"/>
    <w:rsid w:val="00CD6E6A"/>
    <w:rsid w:val="00CD6F75"/>
    <w:rsid w:val="00CD724C"/>
    <w:rsid w:val="00CD74CC"/>
    <w:rsid w:val="00CD7F61"/>
    <w:rsid w:val="00CE0748"/>
    <w:rsid w:val="00CE0B0D"/>
    <w:rsid w:val="00CE0CA1"/>
    <w:rsid w:val="00CE0E04"/>
    <w:rsid w:val="00CE0E80"/>
    <w:rsid w:val="00CE0F75"/>
    <w:rsid w:val="00CE13CD"/>
    <w:rsid w:val="00CE15E8"/>
    <w:rsid w:val="00CE20F3"/>
    <w:rsid w:val="00CE21D2"/>
    <w:rsid w:val="00CE26C0"/>
    <w:rsid w:val="00CE26C8"/>
    <w:rsid w:val="00CE282E"/>
    <w:rsid w:val="00CE2932"/>
    <w:rsid w:val="00CE2A3D"/>
    <w:rsid w:val="00CE2B88"/>
    <w:rsid w:val="00CE2BEC"/>
    <w:rsid w:val="00CE2CED"/>
    <w:rsid w:val="00CE2E83"/>
    <w:rsid w:val="00CE3137"/>
    <w:rsid w:val="00CE37E5"/>
    <w:rsid w:val="00CE37E7"/>
    <w:rsid w:val="00CE3B32"/>
    <w:rsid w:val="00CE4239"/>
    <w:rsid w:val="00CE4264"/>
    <w:rsid w:val="00CE4A6B"/>
    <w:rsid w:val="00CE537A"/>
    <w:rsid w:val="00CE539E"/>
    <w:rsid w:val="00CE5A39"/>
    <w:rsid w:val="00CE6938"/>
    <w:rsid w:val="00CE6DDB"/>
    <w:rsid w:val="00CE7786"/>
    <w:rsid w:val="00CE7806"/>
    <w:rsid w:val="00CE7DB6"/>
    <w:rsid w:val="00CE7E3F"/>
    <w:rsid w:val="00CF048A"/>
    <w:rsid w:val="00CF05D1"/>
    <w:rsid w:val="00CF0662"/>
    <w:rsid w:val="00CF0C0D"/>
    <w:rsid w:val="00CF0C4B"/>
    <w:rsid w:val="00CF0F56"/>
    <w:rsid w:val="00CF102B"/>
    <w:rsid w:val="00CF1495"/>
    <w:rsid w:val="00CF1A03"/>
    <w:rsid w:val="00CF1C35"/>
    <w:rsid w:val="00CF208A"/>
    <w:rsid w:val="00CF2115"/>
    <w:rsid w:val="00CF23B5"/>
    <w:rsid w:val="00CF2635"/>
    <w:rsid w:val="00CF26C0"/>
    <w:rsid w:val="00CF270D"/>
    <w:rsid w:val="00CF2783"/>
    <w:rsid w:val="00CF288C"/>
    <w:rsid w:val="00CF2A72"/>
    <w:rsid w:val="00CF2AB5"/>
    <w:rsid w:val="00CF2B29"/>
    <w:rsid w:val="00CF2DDD"/>
    <w:rsid w:val="00CF2DE4"/>
    <w:rsid w:val="00CF34F9"/>
    <w:rsid w:val="00CF35B6"/>
    <w:rsid w:val="00CF381E"/>
    <w:rsid w:val="00CF3B5C"/>
    <w:rsid w:val="00CF3BE3"/>
    <w:rsid w:val="00CF4C91"/>
    <w:rsid w:val="00CF5004"/>
    <w:rsid w:val="00CF551D"/>
    <w:rsid w:val="00CF5645"/>
    <w:rsid w:val="00CF5B08"/>
    <w:rsid w:val="00CF5FFC"/>
    <w:rsid w:val="00CF605F"/>
    <w:rsid w:val="00CF6747"/>
    <w:rsid w:val="00CF7309"/>
    <w:rsid w:val="00CF73C7"/>
    <w:rsid w:val="00CF74C9"/>
    <w:rsid w:val="00CF792B"/>
    <w:rsid w:val="00CF7FA0"/>
    <w:rsid w:val="00D0032B"/>
    <w:rsid w:val="00D004D4"/>
    <w:rsid w:val="00D009C1"/>
    <w:rsid w:val="00D00CCB"/>
    <w:rsid w:val="00D00E0B"/>
    <w:rsid w:val="00D012D4"/>
    <w:rsid w:val="00D01386"/>
    <w:rsid w:val="00D024CF"/>
    <w:rsid w:val="00D02DF8"/>
    <w:rsid w:val="00D02F30"/>
    <w:rsid w:val="00D03594"/>
    <w:rsid w:val="00D036E7"/>
    <w:rsid w:val="00D03BBE"/>
    <w:rsid w:val="00D04123"/>
    <w:rsid w:val="00D04264"/>
    <w:rsid w:val="00D0442B"/>
    <w:rsid w:val="00D04A36"/>
    <w:rsid w:val="00D04F3D"/>
    <w:rsid w:val="00D0524F"/>
    <w:rsid w:val="00D0561E"/>
    <w:rsid w:val="00D0572F"/>
    <w:rsid w:val="00D06318"/>
    <w:rsid w:val="00D0633E"/>
    <w:rsid w:val="00D063E3"/>
    <w:rsid w:val="00D06B67"/>
    <w:rsid w:val="00D06B92"/>
    <w:rsid w:val="00D06EF8"/>
    <w:rsid w:val="00D0723C"/>
    <w:rsid w:val="00D07741"/>
    <w:rsid w:val="00D079E3"/>
    <w:rsid w:val="00D07BC0"/>
    <w:rsid w:val="00D07E3F"/>
    <w:rsid w:val="00D07FAC"/>
    <w:rsid w:val="00D1042A"/>
    <w:rsid w:val="00D10759"/>
    <w:rsid w:val="00D10B8F"/>
    <w:rsid w:val="00D10BB2"/>
    <w:rsid w:val="00D10C15"/>
    <w:rsid w:val="00D10D97"/>
    <w:rsid w:val="00D111BB"/>
    <w:rsid w:val="00D11298"/>
    <w:rsid w:val="00D11699"/>
    <w:rsid w:val="00D117F3"/>
    <w:rsid w:val="00D11BA4"/>
    <w:rsid w:val="00D11D3F"/>
    <w:rsid w:val="00D11F4A"/>
    <w:rsid w:val="00D11F79"/>
    <w:rsid w:val="00D128A8"/>
    <w:rsid w:val="00D12D79"/>
    <w:rsid w:val="00D13563"/>
    <w:rsid w:val="00D142F9"/>
    <w:rsid w:val="00D150D5"/>
    <w:rsid w:val="00D152CA"/>
    <w:rsid w:val="00D15686"/>
    <w:rsid w:val="00D156F9"/>
    <w:rsid w:val="00D1575D"/>
    <w:rsid w:val="00D158EB"/>
    <w:rsid w:val="00D159E8"/>
    <w:rsid w:val="00D165D6"/>
    <w:rsid w:val="00D168CF"/>
    <w:rsid w:val="00D16B48"/>
    <w:rsid w:val="00D170F5"/>
    <w:rsid w:val="00D17196"/>
    <w:rsid w:val="00D174CA"/>
    <w:rsid w:val="00D1766F"/>
    <w:rsid w:val="00D17696"/>
    <w:rsid w:val="00D177B1"/>
    <w:rsid w:val="00D20324"/>
    <w:rsid w:val="00D20374"/>
    <w:rsid w:val="00D204DE"/>
    <w:rsid w:val="00D204EB"/>
    <w:rsid w:val="00D2059C"/>
    <w:rsid w:val="00D20D60"/>
    <w:rsid w:val="00D20F40"/>
    <w:rsid w:val="00D20F4B"/>
    <w:rsid w:val="00D20F4C"/>
    <w:rsid w:val="00D21669"/>
    <w:rsid w:val="00D221D1"/>
    <w:rsid w:val="00D227BA"/>
    <w:rsid w:val="00D229B9"/>
    <w:rsid w:val="00D22A96"/>
    <w:rsid w:val="00D23205"/>
    <w:rsid w:val="00D232E0"/>
    <w:rsid w:val="00D236A5"/>
    <w:rsid w:val="00D24560"/>
    <w:rsid w:val="00D2494D"/>
    <w:rsid w:val="00D24A99"/>
    <w:rsid w:val="00D25035"/>
    <w:rsid w:val="00D2583B"/>
    <w:rsid w:val="00D258F1"/>
    <w:rsid w:val="00D259E0"/>
    <w:rsid w:val="00D25B84"/>
    <w:rsid w:val="00D25EFB"/>
    <w:rsid w:val="00D25FC5"/>
    <w:rsid w:val="00D264B7"/>
    <w:rsid w:val="00D26544"/>
    <w:rsid w:val="00D267C3"/>
    <w:rsid w:val="00D26DA0"/>
    <w:rsid w:val="00D27385"/>
    <w:rsid w:val="00D276B0"/>
    <w:rsid w:val="00D279EF"/>
    <w:rsid w:val="00D27A30"/>
    <w:rsid w:val="00D27EB8"/>
    <w:rsid w:val="00D30305"/>
    <w:rsid w:val="00D30315"/>
    <w:rsid w:val="00D304C8"/>
    <w:rsid w:val="00D3065D"/>
    <w:rsid w:val="00D30AB6"/>
    <w:rsid w:val="00D30D90"/>
    <w:rsid w:val="00D31550"/>
    <w:rsid w:val="00D319A9"/>
    <w:rsid w:val="00D32243"/>
    <w:rsid w:val="00D3269C"/>
    <w:rsid w:val="00D32755"/>
    <w:rsid w:val="00D3302A"/>
    <w:rsid w:val="00D33280"/>
    <w:rsid w:val="00D33A39"/>
    <w:rsid w:val="00D33FE2"/>
    <w:rsid w:val="00D3406A"/>
    <w:rsid w:val="00D34FAC"/>
    <w:rsid w:val="00D3540D"/>
    <w:rsid w:val="00D35784"/>
    <w:rsid w:val="00D35AE7"/>
    <w:rsid w:val="00D35EE4"/>
    <w:rsid w:val="00D3699B"/>
    <w:rsid w:val="00D376B6"/>
    <w:rsid w:val="00D37C67"/>
    <w:rsid w:val="00D37D34"/>
    <w:rsid w:val="00D40536"/>
    <w:rsid w:val="00D40A15"/>
    <w:rsid w:val="00D40B04"/>
    <w:rsid w:val="00D412C6"/>
    <w:rsid w:val="00D41B0E"/>
    <w:rsid w:val="00D425DF"/>
    <w:rsid w:val="00D4286D"/>
    <w:rsid w:val="00D42DFD"/>
    <w:rsid w:val="00D42EE2"/>
    <w:rsid w:val="00D43502"/>
    <w:rsid w:val="00D43653"/>
    <w:rsid w:val="00D43658"/>
    <w:rsid w:val="00D43985"/>
    <w:rsid w:val="00D43996"/>
    <w:rsid w:val="00D43AB5"/>
    <w:rsid w:val="00D43EA9"/>
    <w:rsid w:val="00D445FE"/>
    <w:rsid w:val="00D44CAC"/>
    <w:rsid w:val="00D44CE0"/>
    <w:rsid w:val="00D45287"/>
    <w:rsid w:val="00D45292"/>
    <w:rsid w:val="00D456B7"/>
    <w:rsid w:val="00D45DE1"/>
    <w:rsid w:val="00D4610F"/>
    <w:rsid w:val="00D4618D"/>
    <w:rsid w:val="00D46995"/>
    <w:rsid w:val="00D4709C"/>
    <w:rsid w:val="00D478D2"/>
    <w:rsid w:val="00D47D44"/>
    <w:rsid w:val="00D5074A"/>
    <w:rsid w:val="00D5091B"/>
    <w:rsid w:val="00D509CC"/>
    <w:rsid w:val="00D50AC1"/>
    <w:rsid w:val="00D50AE8"/>
    <w:rsid w:val="00D50D67"/>
    <w:rsid w:val="00D51190"/>
    <w:rsid w:val="00D52056"/>
    <w:rsid w:val="00D5273E"/>
    <w:rsid w:val="00D52915"/>
    <w:rsid w:val="00D52FEC"/>
    <w:rsid w:val="00D53229"/>
    <w:rsid w:val="00D53972"/>
    <w:rsid w:val="00D545ED"/>
    <w:rsid w:val="00D54786"/>
    <w:rsid w:val="00D547EE"/>
    <w:rsid w:val="00D54A9F"/>
    <w:rsid w:val="00D54FAE"/>
    <w:rsid w:val="00D552F1"/>
    <w:rsid w:val="00D55599"/>
    <w:rsid w:val="00D555C3"/>
    <w:rsid w:val="00D5582A"/>
    <w:rsid w:val="00D55836"/>
    <w:rsid w:val="00D558F9"/>
    <w:rsid w:val="00D55EF7"/>
    <w:rsid w:val="00D55FF5"/>
    <w:rsid w:val="00D56175"/>
    <w:rsid w:val="00D5634B"/>
    <w:rsid w:val="00D56355"/>
    <w:rsid w:val="00D5646E"/>
    <w:rsid w:val="00D56E15"/>
    <w:rsid w:val="00D5734D"/>
    <w:rsid w:val="00D57E9F"/>
    <w:rsid w:val="00D60583"/>
    <w:rsid w:val="00D6066E"/>
    <w:rsid w:val="00D611AA"/>
    <w:rsid w:val="00D61222"/>
    <w:rsid w:val="00D613A1"/>
    <w:rsid w:val="00D61422"/>
    <w:rsid w:val="00D61527"/>
    <w:rsid w:val="00D61B2C"/>
    <w:rsid w:val="00D61D8D"/>
    <w:rsid w:val="00D6265A"/>
    <w:rsid w:val="00D629F3"/>
    <w:rsid w:val="00D62D82"/>
    <w:rsid w:val="00D636FF"/>
    <w:rsid w:val="00D6399C"/>
    <w:rsid w:val="00D63BFF"/>
    <w:rsid w:val="00D63DFA"/>
    <w:rsid w:val="00D643D9"/>
    <w:rsid w:val="00D648BD"/>
    <w:rsid w:val="00D64EDD"/>
    <w:rsid w:val="00D662B8"/>
    <w:rsid w:val="00D66CE9"/>
    <w:rsid w:val="00D67FC4"/>
    <w:rsid w:val="00D70402"/>
    <w:rsid w:val="00D705CD"/>
    <w:rsid w:val="00D70AD3"/>
    <w:rsid w:val="00D70BAC"/>
    <w:rsid w:val="00D70F17"/>
    <w:rsid w:val="00D716A9"/>
    <w:rsid w:val="00D71D5C"/>
    <w:rsid w:val="00D72954"/>
    <w:rsid w:val="00D736C0"/>
    <w:rsid w:val="00D73883"/>
    <w:rsid w:val="00D73A2E"/>
    <w:rsid w:val="00D73A4A"/>
    <w:rsid w:val="00D73DD0"/>
    <w:rsid w:val="00D73E4D"/>
    <w:rsid w:val="00D7406F"/>
    <w:rsid w:val="00D742F4"/>
    <w:rsid w:val="00D74474"/>
    <w:rsid w:val="00D744BC"/>
    <w:rsid w:val="00D74674"/>
    <w:rsid w:val="00D7485E"/>
    <w:rsid w:val="00D75335"/>
    <w:rsid w:val="00D753A3"/>
    <w:rsid w:val="00D753FB"/>
    <w:rsid w:val="00D75672"/>
    <w:rsid w:val="00D75D19"/>
    <w:rsid w:val="00D75F0B"/>
    <w:rsid w:val="00D75F38"/>
    <w:rsid w:val="00D760A9"/>
    <w:rsid w:val="00D76353"/>
    <w:rsid w:val="00D7648C"/>
    <w:rsid w:val="00D76CE5"/>
    <w:rsid w:val="00D76E33"/>
    <w:rsid w:val="00D773E8"/>
    <w:rsid w:val="00D7740A"/>
    <w:rsid w:val="00D7744F"/>
    <w:rsid w:val="00D7762C"/>
    <w:rsid w:val="00D7787C"/>
    <w:rsid w:val="00D778CA"/>
    <w:rsid w:val="00D77B96"/>
    <w:rsid w:val="00D77C6A"/>
    <w:rsid w:val="00D8068E"/>
    <w:rsid w:val="00D80A37"/>
    <w:rsid w:val="00D80C09"/>
    <w:rsid w:val="00D8103D"/>
    <w:rsid w:val="00D811A2"/>
    <w:rsid w:val="00D817E9"/>
    <w:rsid w:val="00D8194B"/>
    <w:rsid w:val="00D81D57"/>
    <w:rsid w:val="00D82189"/>
    <w:rsid w:val="00D82B2A"/>
    <w:rsid w:val="00D82F45"/>
    <w:rsid w:val="00D83111"/>
    <w:rsid w:val="00D832C4"/>
    <w:rsid w:val="00D83697"/>
    <w:rsid w:val="00D83771"/>
    <w:rsid w:val="00D83B75"/>
    <w:rsid w:val="00D83D23"/>
    <w:rsid w:val="00D84017"/>
    <w:rsid w:val="00D845FF"/>
    <w:rsid w:val="00D84762"/>
    <w:rsid w:val="00D84810"/>
    <w:rsid w:val="00D84C33"/>
    <w:rsid w:val="00D84EED"/>
    <w:rsid w:val="00D854F7"/>
    <w:rsid w:val="00D8578A"/>
    <w:rsid w:val="00D85827"/>
    <w:rsid w:val="00D8587F"/>
    <w:rsid w:val="00D85A4F"/>
    <w:rsid w:val="00D86094"/>
    <w:rsid w:val="00D8629C"/>
    <w:rsid w:val="00D8643A"/>
    <w:rsid w:val="00D866D2"/>
    <w:rsid w:val="00D86C98"/>
    <w:rsid w:val="00D86DE7"/>
    <w:rsid w:val="00D86FEF"/>
    <w:rsid w:val="00D87012"/>
    <w:rsid w:val="00D87237"/>
    <w:rsid w:val="00D872AB"/>
    <w:rsid w:val="00D876A3"/>
    <w:rsid w:val="00D87B78"/>
    <w:rsid w:val="00D87B9D"/>
    <w:rsid w:val="00D90104"/>
    <w:rsid w:val="00D901F1"/>
    <w:rsid w:val="00D9038C"/>
    <w:rsid w:val="00D9050D"/>
    <w:rsid w:val="00D908F8"/>
    <w:rsid w:val="00D90BC6"/>
    <w:rsid w:val="00D90CC4"/>
    <w:rsid w:val="00D9108D"/>
    <w:rsid w:val="00D9135C"/>
    <w:rsid w:val="00D91781"/>
    <w:rsid w:val="00D9232C"/>
    <w:rsid w:val="00D9271A"/>
    <w:rsid w:val="00D92895"/>
    <w:rsid w:val="00D92952"/>
    <w:rsid w:val="00D92CF2"/>
    <w:rsid w:val="00D92DB2"/>
    <w:rsid w:val="00D932FE"/>
    <w:rsid w:val="00D93C01"/>
    <w:rsid w:val="00D94320"/>
    <w:rsid w:val="00D94B14"/>
    <w:rsid w:val="00D94D18"/>
    <w:rsid w:val="00D950B2"/>
    <w:rsid w:val="00D95150"/>
    <w:rsid w:val="00D95214"/>
    <w:rsid w:val="00D955DA"/>
    <w:rsid w:val="00D95D51"/>
    <w:rsid w:val="00D960B4"/>
    <w:rsid w:val="00D9648D"/>
    <w:rsid w:val="00D965EA"/>
    <w:rsid w:val="00D96A6F"/>
    <w:rsid w:val="00D96B3A"/>
    <w:rsid w:val="00D96B74"/>
    <w:rsid w:val="00D96B84"/>
    <w:rsid w:val="00D973B3"/>
    <w:rsid w:val="00D9751E"/>
    <w:rsid w:val="00D979E3"/>
    <w:rsid w:val="00D97EBE"/>
    <w:rsid w:val="00DA0078"/>
    <w:rsid w:val="00DA020E"/>
    <w:rsid w:val="00DA0295"/>
    <w:rsid w:val="00DA047A"/>
    <w:rsid w:val="00DA0871"/>
    <w:rsid w:val="00DA0972"/>
    <w:rsid w:val="00DA0C64"/>
    <w:rsid w:val="00DA18E3"/>
    <w:rsid w:val="00DA1DBB"/>
    <w:rsid w:val="00DA1EA2"/>
    <w:rsid w:val="00DA1EA5"/>
    <w:rsid w:val="00DA2002"/>
    <w:rsid w:val="00DA21ED"/>
    <w:rsid w:val="00DA234D"/>
    <w:rsid w:val="00DA23E5"/>
    <w:rsid w:val="00DA29EA"/>
    <w:rsid w:val="00DA2F5B"/>
    <w:rsid w:val="00DA302E"/>
    <w:rsid w:val="00DA31F7"/>
    <w:rsid w:val="00DA34CA"/>
    <w:rsid w:val="00DA3786"/>
    <w:rsid w:val="00DA3ECA"/>
    <w:rsid w:val="00DA458F"/>
    <w:rsid w:val="00DA54BF"/>
    <w:rsid w:val="00DA576F"/>
    <w:rsid w:val="00DA5F0B"/>
    <w:rsid w:val="00DA658C"/>
    <w:rsid w:val="00DA67F7"/>
    <w:rsid w:val="00DA6F8E"/>
    <w:rsid w:val="00DA7156"/>
    <w:rsid w:val="00DA71F8"/>
    <w:rsid w:val="00DA75E2"/>
    <w:rsid w:val="00DA7B38"/>
    <w:rsid w:val="00DA7D7F"/>
    <w:rsid w:val="00DA7D84"/>
    <w:rsid w:val="00DA7FF8"/>
    <w:rsid w:val="00DB024A"/>
    <w:rsid w:val="00DB06E9"/>
    <w:rsid w:val="00DB0788"/>
    <w:rsid w:val="00DB0B58"/>
    <w:rsid w:val="00DB0DC8"/>
    <w:rsid w:val="00DB0F73"/>
    <w:rsid w:val="00DB12B9"/>
    <w:rsid w:val="00DB183F"/>
    <w:rsid w:val="00DB1BBF"/>
    <w:rsid w:val="00DB21F8"/>
    <w:rsid w:val="00DB22D8"/>
    <w:rsid w:val="00DB2BAF"/>
    <w:rsid w:val="00DB2E4B"/>
    <w:rsid w:val="00DB3103"/>
    <w:rsid w:val="00DB32D2"/>
    <w:rsid w:val="00DB3600"/>
    <w:rsid w:val="00DB36FE"/>
    <w:rsid w:val="00DB37B2"/>
    <w:rsid w:val="00DB3838"/>
    <w:rsid w:val="00DB38D6"/>
    <w:rsid w:val="00DB3947"/>
    <w:rsid w:val="00DB3E3D"/>
    <w:rsid w:val="00DB3FCC"/>
    <w:rsid w:val="00DB427D"/>
    <w:rsid w:val="00DB43E7"/>
    <w:rsid w:val="00DB47C3"/>
    <w:rsid w:val="00DB4BC5"/>
    <w:rsid w:val="00DB4CC7"/>
    <w:rsid w:val="00DB51CC"/>
    <w:rsid w:val="00DB55DE"/>
    <w:rsid w:val="00DB59AC"/>
    <w:rsid w:val="00DB5C3B"/>
    <w:rsid w:val="00DB5D1C"/>
    <w:rsid w:val="00DB5FA2"/>
    <w:rsid w:val="00DB656D"/>
    <w:rsid w:val="00DB71A7"/>
    <w:rsid w:val="00DB76DB"/>
    <w:rsid w:val="00DB7AF3"/>
    <w:rsid w:val="00DC044D"/>
    <w:rsid w:val="00DC0818"/>
    <w:rsid w:val="00DC0D72"/>
    <w:rsid w:val="00DC0E7C"/>
    <w:rsid w:val="00DC0E92"/>
    <w:rsid w:val="00DC1210"/>
    <w:rsid w:val="00DC179A"/>
    <w:rsid w:val="00DC18AD"/>
    <w:rsid w:val="00DC198F"/>
    <w:rsid w:val="00DC21AB"/>
    <w:rsid w:val="00DC2422"/>
    <w:rsid w:val="00DC24D8"/>
    <w:rsid w:val="00DC2CE3"/>
    <w:rsid w:val="00DC2E48"/>
    <w:rsid w:val="00DC2EE3"/>
    <w:rsid w:val="00DC2F7E"/>
    <w:rsid w:val="00DC396A"/>
    <w:rsid w:val="00DC42DC"/>
    <w:rsid w:val="00DC49FA"/>
    <w:rsid w:val="00DC4B38"/>
    <w:rsid w:val="00DC4BBA"/>
    <w:rsid w:val="00DC4E29"/>
    <w:rsid w:val="00DC50D8"/>
    <w:rsid w:val="00DC5BBC"/>
    <w:rsid w:val="00DC5C37"/>
    <w:rsid w:val="00DC61B1"/>
    <w:rsid w:val="00DC61CB"/>
    <w:rsid w:val="00DC6247"/>
    <w:rsid w:val="00DC6339"/>
    <w:rsid w:val="00DC6538"/>
    <w:rsid w:val="00DC6627"/>
    <w:rsid w:val="00DC6893"/>
    <w:rsid w:val="00DC68BC"/>
    <w:rsid w:val="00DC6A0B"/>
    <w:rsid w:val="00DC6CC7"/>
    <w:rsid w:val="00DC6F48"/>
    <w:rsid w:val="00DC7012"/>
    <w:rsid w:val="00DC7339"/>
    <w:rsid w:val="00DC7979"/>
    <w:rsid w:val="00DC7B8F"/>
    <w:rsid w:val="00DC7BB2"/>
    <w:rsid w:val="00DD04D0"/>
    <w:rsid w:val="00DD0627"/>
    <w:rsid w:val="00DD088B"/>
    <w:rsid w:val="00DD1569"/>
    <w:rsid w:val="00DD169A"/>
    <w:rsid w:val="00DD1722"/>
    <w:rsid w:val="00DD1C08"/>
    <w:rsid w:val="00DD1D73"/>
    <w:rsid w:val="00DD242C"/>
    <w:rsid w:val="00DD295A"/>
    <w:rsid w:val="00DD322F"/>
    <w:rsid w:val="00DD40F5"/>
    <w:rsid w:val="00DD4525"/>
    <w:rsid w:val="00DD4717"/>
    <w:rsid w:val="00DD4A0D"/>
    <w:rsid w:val="00DD4C18"/>
    <w:rsid w:val="00DD4E6B"/>
    <w:rsid w:val="00DD4F38"/>
    <w:rsid w:val="00DD4FC6"/>
    <w:rsid w:val="00DD53D8"/>
    <w:rsid w:val="00DD561F"/>
    <w:rsid w:val="00DD5AD2"/>
    <w:rsid w:val="00DD6812"/>
    <w:rsid w:val="00DD69CB"/>
    <w:rsid w:val="00DD7097"/>
    <w:rsid w:val="00DD72B9"/>
    <w:rsid w:val="00DD7419"/>
    <w:rsid w:val="00DE0152"/>
    <w:rsid w:val="00DE0EA1"/>
    <w:rsid w:val="00DE11B8"/>
    <w:rsid w:val="00DE138F"/>
    <w:rsid w:val="00DE14C3"/>
    <w:rsid w:val="00DE164A"/>
    <w:rsid w:val="00DE1A4B"/>
    <w:rsid w:val="00DE1BAE"/>
    <w:rsid w:val="00DE1D2D"/>
    <w:rsid w:val="00DE1E0F"/>
    <w:rsid w:val="00DE2235"/>
    <w:rsid w:val="00DE22E3"/>
    <w:rsid w:val="00DE2531"/>
    <w:rsid w:val="00DE2BB4"/>
    <w:rsid w:val="00DE2C0F"/>
    <w:rsid w:val="00DE3146"/>
    <w:rsid w:val="00DE3991"/>
    <w:rsid w:val="00DE3A03"/>
    <w:rsid w:val="00DE410B"/>
    <w:rsid w:val="00DE4431"/>
    <w:rsid w:val="00DE4882"/>
    <w:rsid w:val="00DE4BB3"/>
    <w:rsid w:val="00DE4D25"/>
    <w:rsid w:val="00DE546B"/>
    <w:rsid w:val="00DE5ABD"/>
    <w:rsid w:val="00DE5DE4"/>
    <w:rsid w:val="00DE5FE0"/>
    <w:rsid w:val="00DE613D"/>
    <w:rsid w:val="00DE68DF"/>
    <w:rsid w:val="00DE6B6A"/>
    <w:rsid w:val="00DE6D9C"/>
    <w:rsid w:val="00DE74BA"/>
    <w:rsid w:val="00DE7FF4"/>
    <w:rsid w:val="00DF0834"/>
    <w:rsid w:val="00DF0A56"/>
    <w:rsid w:val="00DF0BC3"/>
    <w:rsid w:val="00DF1328"/>
    <w:rsid w:val="00DF19F4"/>
    <w:rsid w:val="00DF1A9B"/>
    <w:rsid w:val="00DF2ABD"/>
    <w:rsid w:val="00DF2C2B"/>
    <w:rsid w:val="00DF302F"/>
    <w:rsid w:val="00DF3243"/>
    <w:rsid w:val="00DF3475"/>
    <w:rsid w:val="00DF39D1"/>
    <w:rsid w:val="00DF43C6"/>
    <w:rsid w:val="00DF43F6"/>
    <w:rsid w:val="00DF454C"/>
    <w:rsid w:val="00DF59E5"/>
    <w:rsid w:val="00DF5A37"/>
    <w:rsid w:val="00DF5EAD"/>
    <w:rsid w:val="00DF6318"/>
    <w:rsid w:val="00DF6D0D"/>
    <w:rsid w:val="00DF6FE9"/>
    <w:rsid w:val="00DF71EB"/>
    <w:rsid w:val="00DF75D8"/>
    <w:rsid w:val="00E000B9"/>
    <w:rsid w:val="00E00AE4"/>
    <w:rsid w:val="00E00D32"/>
    <w:rsid w:val="00E00EB1"/>
    <w:rsid w:val="00E0118B"/>
    <w:rsid w:val="00E01C63"/>
    <w:rsid w:val="00E01DEB"/>
    <w:rsid w:val="00E01E06"/>
    <w:rsid w:val="00E02128"/>
    <w:rsid w:val="00E02502"/>
    <w:rsid w:val="00E02DCD"/>
    <w:rsid w:val="00E02F29"/>
    <w:rsid w:val="00E0333C"/>
    <w:rsid w:val="00E034A2"/>
    <w:rsid w:val="00E0377E"/>
    <w:rsid w:val="00E0401F"/>
    <w:rsid w:val="00E04420"/>
    <w:rsid w:val="00E044D5"/>
    <w:rsid w:val="00E04B79"/>
    <w:rsid w:val="00E04BC6"/>
    <w:rsid w:val="00E05457"/>
    <w:rsid w:val="00E05595"/>
    <w:rsid w:val="00E059C5"/>
    <w:rsid w:val="00E05F77"/>
    <w:rsid w:val="00E065BE"/>
    <w:rsid w:val="00E06976"/>
    <w:rsid w:val="00E06B2F"/>
    <w:rsid w:val="00E06BCD"/>
    <w:rsid w:val="00E0710B"/>
    <w:rsid w:val="00E072DF"/>
    <w:rsid w:val="00E075E8"/>
    <w:rsid w:val="00E07DD9"/>
    <w:rsid w:val="00E107A6"/>
    <w:rsid w:val="00E10844"/>
    <w:rsid w:val="00E10CBF"/>
    <w:rsid w:val="00E10E4E"/>
    <w:rsid w:val="00E10FB0"/>
    <w:rsid w:val="00E111A4"/>
    <w:rsid w:val="00E113BE"/>
    <w:rsid w:val="00E113DA"/>
    <w:rsid w:val="00E1195C"/>
    <w:rsid w:val="00E11EE4"/>
    <w:rsid w:val="00E12165"/>
    <w:rsid w:val="00E12475"/>
    <w:rsid w:val="00E12BE6"/>
    <w:rsid w:val="00E12C0E"/>
    <w:rsid w:val="00E132EC"/>
    <w:rsid w:val="00E137BB"/>
    <w:rsid w:val="00E138CB"/>
    <w:rsid w:val="00E14671"/>
    <w:rsid w:val="00E146D4"/>
    <w:rsid w:val="00E14E55"/>
    <w:rsid w:val="00E154E7"/>
    <w:rsid w:val="00E15A94"/>
    <w:rsid w:val="00E15C6D"/>
    <w:rsid w:val="00E15E43"/>
    <w:rsid w:val="00E16044"/>
    <w:rsid w:val="00E168C1"/>
    <w:rsid w:val="00E16CFF"/>
    <w:rsid w:val="00E1780C"/>
    <w:rsid w:val="00E20523"/>
    <w:rsid w:val="00E20603"/>
    <w:rsid w:val="00E20D96"/>
    <w:rsid w:val="00E21081"/>
    <w:rsid w:val="00E215A3"/>
    <w:rsid w:val="00E21AE7"/>
    <w:rsid w:val="00E21D40"/>
    <w:rsid w:val="00E21D5D"/>
    <w:rsid w:val="00E21F4F"/>
    <w:rsid w:val="00E221C2"/>
    <w:rsid w:val="00E223E6"/>
    <w:rsid w:val="00E22755"/>
    <w:rsid w:val="00E23425"/>
    <w:rsid w:val="00E23A79"/>
    <w:rsid w:val="00E24585"/>
    <w:rsid w:val="00E2482F"/>
    <w:rsid w:val="00E24BE5"/>
    <w:rsid w:val="00E2574D"/>
    <w:rsid w:val="00E25D72"/>
    <w:rsid w:val="00E25F56"/>
    <w:rsid w:val="00E263D0"/>
    <w:rsid w:val="00E267B3"/>
    <w:rsid w:val="00E26C63"/>
    <w:rsid w:val="00E26E23"/>
    <w:rsid w:val="00E27179"/>
    <w:rsid w:val="00E273AA"/>
    <w:rsid w:val="00E277B2"/>
    <w:rsid w:val="00E277BD"/>
    <w:rsid w:val="00E27D1B"/>
    <w:rsid w:val="00E3090A"/>
    <w:rsid w:val="00E309D5"/>
    <w:rsid w:val="00E30AD0"/>
    <w:rsid w:val="00E30DA3"/>
    <w:rsid w:val="00E31655"/>
    <w:rsid w:val="00E31D98"/>
    <w:rsid w:val="00E31ED7"/>
    <w:rsid w:val="00E31FA3"/>
    <w:rsid w:val="00E325DF"/>
    <w:rsid w:val="00E32C57"/>
    <w:rsid w:val="00E32D0E"/>
    <w:rsid w:val="00E32E9D"/>
    <w:rsid w:val="00E32F2E"/>
    <w:rsid w:val="00E33679"/>
    <w:rsid w:val="00E33750"/>
    <w:rsid w:val="00E337DF"/>
    <w:rsid w:val="00E33EBB"/>
    <w:rsid w:val="00E342A5"/>
    <w:rsid w:val="00E343DF"/>
    <w:rsid w:val="00E3471E"/>
    <w:rsid w:val="00E349EC"/>
    <w:rsid w:val="00E34B43"/>
    <w:rsid w:val="00E34FBA"/>
    <w:rsid w:val="00E353B7"/>
    <w:rsid w:val="00E35AD5"/>
    <w:rsid w:val="00E36596"/>
    <w:rsid w:val="00E37255"/>
    <w:rsid w:val="00E37564"/>
    <w:rsid w:val="00E376A7"/>
    <w:rsid w:val="00E37798"/>
    <w:rsid w:val="00E37C8A"/>
    <w:rsid w:val="00E40302"/>
    <w:rsid w:val="00E40394"/>
    <w:rsid w:val="00E404AE"/>
    <w:rsid w:val="00E40A7E"/>
    <w:rsid w:val="00E41413"/>
    <w:rsid w:val="00E416AA"/>
    <w:rsid w:val="00E4180D"/>
    <w:rsid w:val="00E41D8A"/>
    <w:rsid w:val="00E42061"/>
    <w:rsid w:val="00E42632"/>
    <w:rsid w:val="00E42910"/>
    <w:rsid w:val="00E42A75"/>
    <w:rsid w:val="00E42D2B"/>
    <w:rsid w:val="00E4318B"/>
    <w:rsid w:val="00E432BD"/>
    <w:rsid w:val="00E43942"/>
    <w:rsid w:val="00E4395B"/>
    <w:rsid w:val="00E448A9"/>
    <w:rsid w:val="00E448E9"/>
    <w:rsid w:val="00E44CBA"/>
    <w:rsid w:val="00E45851"/>
    <w:rsid w:val="00E45BD8"/>
    <w:rsid w:val="00E45F9E"/>
    <w:rsid w:val="00E4627D"/>
    <w:rsid w:val="00E4689A"/>
    <w:rsid w:val="00E46A5E"/>
    <w:rsid w:val="00E46B74"/>
    <w:rsid w:val="00E46DB0"/>
    <w:rsid w:val="00E46EDD"/>
    <w:rsid w:val="00E472BE"/>
    <w:rsid w:val="00E479EF"/>
    <w:rsid w:val="00E47A37"/>
    <w:rsid w:val="00E47A70"/>
    <w:rsid w:val="00E501F7"/>
    <w:rsid w:val="00E508D2"/>
    <w:rsid w:val="00E509CD"/>
    <w:rsid w:val="00E50B1F"/>
    <w:rsid w:val="00E50CB8"/>
    <w:rsid w:val="00E519B7"/>
    <w:rsid w:val="00E51F0E"/>
    <w:rsid w:val="00E51FEF"/>
    <w:rsid w:val="00E52784"/>
    <w:rsid w:val="00E52A3D"/>
    <w:rsid w:val="00E52DD5"/>
    <w:rsid w:val="00E533BE"/>
    <w:rsid w:val="00E53446"/>
    <w:rsid w:val="00E53D10"/>
    <w:rsid w:val="00E5463D"/>
    <w:rsid w:val="00E5473D"/>
    <w:rsid w:val="00E54D9B"/>
    <w:rsid w:val="00E54F05"/>
    <w:rsid w:val="00E54F91"/>
    <w:rsid w:val="00E5507A"/>
    <w:rsid w:val="00E5568D"/>
    <w:rsid w:val="00E55A43"/>
    <w:rsid w:val="00E55A60"/>
    <w:rsid w:val="00E560D7"/>
    <w:rsid w:val="00E56734"/>
    <w:rsid w:val="00E56DF9"/>
    <w:rsid w:val="00E56F17"/>
    <w:rsid w:val="00E56F5D"/>
    <w:rsid w:val="00E56FDC"/>
    <w:rsid w:val="00E571B8"/>
    <w:rsid w:val="00E57576"/>
    <w:rsid w:val="00E57721"/>
    <w:rsid w:val="00E57842"/>
    <w:rsid w:val="00E578B2"/>
    <w:rsid w:val="00E578C4"/>
    <w:rsid w:val="00E600A8"/>
    <w:rsid w:val="00E605E7"/>
    <w:rsid w:val="00E6069C"/>
    <w:rsid w:val="00E608BF"/>
    <w:rsid w:val="00E60E29"/>
    <w:rsid w:val="00E60FBE"/>
    <w:rsid w:val="00E6148C"/>
    <w:rsid w:val="00E615F0"/>
    <w:rsid w:val="00E61882"/>
    <w:rsid w:val="00E61B72"/>
    <w:rsid w:val="00E61D38"/>
    <w:rsid w:val="00E62034"/>
    <w:rsid w:val="00E621DB"/>
    <w:rsid w:val="00E63448"/>
    <w:rsid w:val="00E634F0"/>
    <w:rsid w:val="00E63986"/>
    <w:rsid w:val="00E63B4D"/>
    <w:rsid w:val="00E63FAC"/>
    <w:rsid w:val="00E64299"/>
    <w:rsid w:val="00E64374"/>
    <w:rsid w:val="00E643F1"/>
    <w:rsid w:val="00E6498B"/>
    <w:rsid w:val="00E64992"/>
    <w:rsid w:val="00E64FC0"/>
    <w:rsid w:val="00E65024"/>
    <w:rsid w:val="00E65080"/>
    <w:rsid w:val="00E65143"/>
    <w:rsid w:val="00E65599"/>
    <w:rsid w:val="00E655F2"/>
    <w:rsid w:val="00E65F08"/>
    <w:rsid w:val="00E65F83"/>
    <w:rsid w:val="00E65F9F"/>
    <w:rsid w:val="00E66838"/>
    <w:rsid w:val="00E66C33"/>
    <w:rsid w:val="00E66D26"/>
    <w:rsid w:val="00E6702D"/>
    <w:rsid w:val="00E67304"/>
    <w:rsid w:val="00E67E32"/>
    <w:rsid w:val="00E7003D"/>
    <w:rsid w:val="00E702DA"/>
    <w:rsid w:val="00E704CF"/>
    <w:rsid w:val="00E70771"/>
    <w:rsid w:val="00E70931"/>
    <w:rsid w:val="00E70AD9"/>
    <w:rsid w:val="00E70C25"/>
    <w:rsid w:val="00E71011"/>
    <w:rsid w:val="00E7149A"/>
    <w:rsid w:val="00E71551"/>
    <w:rsid w:val="00E71DAB"/>
    <w:rsid w:val="00E72472"/>
    <w:rsid w:val="00E72717"/>
    <w:rsid w:val="00E727EF"/>
    <w:rsid w:val="00E728E8"/>
    <w:rsid w:val="00E729A0"/>
    <w:rsid w:val="00E73602"/>
    <w:rsid w:val="00E73746"/>
    <w:rsid w:val="00E740F2"/>
    <w:rsid w:val="00E746D7"/>
    <w:rsid w:val="00E74A2D"/>
    <w:rsid w:val="00E74C20"/>
    <w:rsid w:val="00E74CC1"/>
    <w:rsid w:val="00E74E50"/>
    <w:rsid w:val="00E74F6D"/>
    <w:rsid w:val="00E7577D"/>
    <w:rsid w:val="00E75994"/>
    <w:rsid w:val="00E76110"/>
    <w:rsid w:val="00E7667E"/>
    <w:rsid w:val="00E76A1E"/>
    <w:rsid w:val="00E771CD"/>
    <w:rsid w:val="00E77260"/>
    <w:rsid w:val="00E772B8"/>
    <w:rsid w:val="00E77618"/>
    <w:rsid w:val="00E7767C"/>
    <w:rsid w:val="00E77882"/>
    <w:rsid w:val="00E77EA3"/>
    <w:rsid w:val="00E80140"/>
    <w:rsid w:val="00E80B94"/>
    <w:rsid w:val="00E81A9D"/>
    <w:rsid w:val="00E825E9"/>
    <w:rsid w:val="00E82D32"/>
    <w:rsid w:val="00E82D68"/>
    <w:rsid w:val="00E82E87"/>
    <w:rsid w:val="00E835CE"/>
    <w:rsid w:val="00E83665"/>
    <w:rsid w:val="00E83B7E"/>
    <w:rsid w:val="00E84746"/>
    <w:rsid w:val="00E8483D"/>
    <w:rsid w:val="00E85638"/>
    <w:rsid w:val="00E856F4"/>
    <w:rsid w:val="00E86B72"/>
    <w:rsid w:val="00E86B80"/>
    <w:rsid w:val="00E86D22"/>
    <w:rsid w:val="00E87610"/>
    <w:rsid w:val="00E87D80"/>
    <w:rsid w:val="00E87D82"/>
    <w:rsid w:val="00E87ECF"/>
    <w:rsid w:val="00E903B0"/>
    <w:rsid w:val="00E9072A"/>
    <w:rsid w:val="00E90E71"/>
    <w:rsid w:val="00E91241"/>
    <w:rsid w:val="00E912C2"/>
    <w:rsid w:val="00E9166C"/>
    <w:rsid w:val="00E91C25"/>
    <w:rsid w:val="00E91CB6"/>
    <w:rsid w:val="00E91F96"/>
    <w:rsid w:val="00E92949"/>
    <w:rsid w:val="00E93012"/>
    <w:rsid w:val="00E93797"/>
    <w:rsid w:val="00E9391C"/>
    <w:rsid w:val="00E939A0"/>
    <w:rsid w:val="00E93AEC"/>
    <w:rsid w:val="00E93BBA"/>
    <w:rsid w:val="00E93E03"/>
    <w:rsid w:val="00E93E25"/>
    <w:rsid w:val="00E93E46"/>
    <w:rsid w:val="00E94411"/>
    <w:rsid w:val="00E94C6E"/>
    <w:rsid w:val="00E9530B"/>
    <w:rsid w:val="00E955E1"/>
    <w:rsid w:val="00E95615"/>
    <w:rsid w:val="00E95774"/>
    <w:rsid w:val="00E959EF"/>
    <w:rsid w:val="00E96613"/>
    <w:rsid w:val="00E96B18"/>
    <w:rsid w:val="00E96EDF"/>
    <w:rsid w:val="00E96F2D"/>
    <w:rsid w:val="00E97143"/>
    <w:rsid w:val="00E9718D"/>
    <w:rsid w:val="00E97799"/>
    <w:rsid w:val="00E97B64"/>
    <w:rsid w:val="00E97BCB"/>
    <w:rsid w:val="00E97D18"/>
    <w:rsid w:val="00E97EED"/>
    <w:rsid w:val="00EA03EE"/>
    <w:rsid w:val="00EA10F9"/>
    <w:rsid w:val="00EA18CA"/>
    <w:rsid w:val="00EA1A46"/>
    <w:rsid w:val="00EA1AD0"/>
    <w:rsid w:val="00EA222F"/>
    <w:rsid w:val="00EA2410"/>
    <w:rsid w:val="00EA2B60"/>
    <w:rsid w:val="00EA2E0B"/>
    <w:rsid w:val="00EA32B7"/>
    <w:rsid w:val="00EA33D6"/>
    <w:rsid w:val="00EA39AB"/>
    <w:rsid w:val="00EA3BD1"/>
    <w:rsid w:val="00EA41CD"/>
    <w:rsid w:val="00EA4BB1"/>
    <w:rsid w:val="00EA4FF2"/>
    <w:rsid w:val="00EA51FD"/>
    <w:rsid w:val="00EA528A"/>
    <w:rsid w:val="00EA58C8"/>
    <w:rsid w:val="00EA5BF5"/>
    <w:rsid w:val="00EA5D45"/>
    <w:rsid w:val="00EA5E69"/>
    <w:rsid w:val="00EA5F6C"/>
    <w:rsid w:val="00EA631F"/>
    <w:rsid w:val="00EA69F2"/>
    <w:rsid w:val="00EA6D4D"/>
    <w:rsid w:val="00EA7039"/>
    <w:rsid w:val="00EA7F3C"/>
    <w:rsid w:val="00EA7FF3"/>
    <w:rsid w:val="00EB034C"/>
    <w:rsid w:val="00EB067F"/>
    <w:rsid w:val="00EB09A0"/>
    <w:rsid w:val="00EB0A91"/>
    <w:rsid w:val="00EB0D74"/>
    <w:rsid w:val="00EB0E62"/>
    <w:rsid w:val="00EB1125"/>
    <w:rsid w:val="00EB12F6"/>
    <w:rsid w:val="00EB2332"/>
    <w:rsid w:val="00EB2604"/>
    <w:rsid w:val="00EB30AA"/>
    <w:rsid w:val="00EB3B39"/>
    <w:rsid w:val="00EB3B6F"/>
    <w:rsid w:val="00EB3BF5"/>
    <w:rsid w:val="00EB3DB7"/>
    <w:rsid w:val="00EB46D5"/>
    <w:rsid w:val="00EB4B64"/>
    <w:rsid w:val="00EB4BDA"/>
    <w:rsid w:val="00EB4CDB"/>
    <w:rsid w:val="00EB5030"/>
    <w:rsid w:val="00EB5105"/>
    <w:rsid w:val="00EB5233"/>
    <w:rsid w:val="00EB5443"/>
    <w:rsid w:val="00EB575C"/>
    <w:rsid w:val="00EB5861"/>
    <w:rsid w:val="00EB5CBD"/>
    <w:rsid w:val="00EB5E15"/>
    <w:rsid w:val="00EB60FC"/>
    <w:rsid w:val="00EB6421"/>
    <w:rsid w:val="00EB64F5"/>
    <w:rsid w:val="00EB6C1F"/>
    <w:rsid w:val="00EB707D"/>
    <w:rsid w:val="00EB708B"/>
    <w:rsid w:val="00EB7285"/>
    <w:rsid w:val="00EB7D17"/>
    <w:rsid w:val="00EC0B9D"/>
    <w:rsid w:val="00EC0CD6"/>
    <w:rsid w:val="00EC0EC5"/>
    <w:rsid w:val="00EC1001"/>
    <w:rsid w:val="00EC12F5"/>
    <w:rsid w:val="00EC1409"/>
    <w:rsid w:val="00EC158F"/>
    <w:rsid w:val="00EC1653"/>
    <w:rsid w:val="00EC1CFF"/>
    <w:rsid w:val="00EC215F"/>
    <w:rsid w:val="00EC22E9"/>
    <w:rsid w:val="00EC273A"/>
    <w:rsid w:val="00EC2C0B"/>
    <w:rsid w:val="00EC2DA4"/>
    <w:rsid w:val="00EC30C8"/>
    <w:rsid w:val="00EC3811"/>
    <w:rsid w:val="00EC3B65"/>
    <w:rsid w:val="00EC3FDE"/>
    <w:rsid w:val="00EC4155"/>
    <w:rsid w:val="00EC4288"/>
    <w:rsid w:val="00EC451B"/>
    <w:rsid w:val="00EC4600"/>
    <w:rsid w:val="00EC4620"/>
    <w:rsid w:val="00EC52C3"/>
    <w:rsid w:val="00EC5E60"/>
    <w:rsid w:val="00EC6749"/>
    <w:rsid w:val="00EC6DCC"/>
    <w:rsid w:val="00EC780C"/>
    <w:rsid w:val="00EC7815"/>
    <w:rsid w:val="00EC7B8D"/>
    <w:rsid w:val="00EC7EFC"/>
    <w:rsid w:val="00EC7F84"/>
    <w:rsid w:val="00ED1140"/>
    <w:rsid w:val="00ED12E9"/>
    <w:rsid w:val="00ED14D3"/>
    <w:rsid w:val="00ED17E5"/>
    <w:rsid w:val="00ED1FAA"/>
    <w:rsid w:val="00ED28B1"/>
    <w:rsid w:val="00ED29AC"/>
    <w:rsid w:val="00ED329C"/>
    <w:rsid w:val="00ED39B0"/>
    <w:rsid w:val="00ED40D7"/>
    <w:rsid w:val="00ED4D48"/>
    <w:rsid w:val="00ED4FA1"/>
    <w:rsid w:val="00ED51E0"/>
    <w:rsid w:val="00ED542F"/>
    <w:rsid w:val="00ED54F2"/>
    <w:rsid w:val="00ED5591"/>
    <w:rsid w:val="00ED5D26"/>
    <w:rsid w:val="00ED5E01"/>
    <w:rsid w:val="00ED5F8F"/>
    <w:rsid w:val="00ED6B74"/>
    <w:rsid w:val="00ED6F27"/>
    <w:rsid w:val="00EE0662"/>
    <w:rsid w:val="00EE1131"/>
    <w:rsid w:val="00EE12A1"/>
    <w:rsid w:val="00EE1353"/>
    <w:rsid w:val="00EE1364"/>
    <w:rsid w:val="00EE13A5"/>
    <w:rsid w:val="00EE14C5"/>
    <w:rsid w:val="00EE17A7"/>
    <w:rsid w:val="00EE1F69"/>
    <w:rsid w:val="00EE1FFD"/>
    <w:rsid w:val="00EE2033"/>
    <w:rsid w:val="00EE24AB"/>
    <w:rsid w:val="00EE283B"/>
    <w:rsid w:val="00EE2A74"/>
    <w:rsid w:val="00EE2A78"/>
    <w:rsid w:val="00EE2DB6"/>
    <w:rsid w:val="00EE2E2A"/>
    <w:rsid w:val="00EE338F"/>
    <w:rsid w:val="00EE39EE"/>
    <w:rsid w:val="00EE3A84"/>
    <w:rsid w:val="00EE3AC4"/>
    <w:rsid w:val="00EE3E60"/>
    <w:rsid w:val="00EE5408"/>
    <w:rsid w:val="00EE5C89"/>
    <w:rsid w:val="00EE5D59"/>
    <w:rsid w:val="00EE5E5A"/>
    <w:rsid w:val="00EE6040"/>
    <w:rsid w:val="00EE6470"/>
    <w:rsid w:val="00EE6568"/>
    <w:rsid w:val="00EE69D7"/>
    <w:rsid w:val="00EE6DEF"/>
    <w:rsid w:val="00EE7030"/>
    <w:rsid w:val="00EE7465"/>
    <w:rsid w:val="00EE7CA8"/>
    <w:rsid w:val="00EF03F2"/>
    <w:rsid w:val="00EF083E"/>
    <w:rsid w:val="00EF0AAC"/>
    <w:rsid w:val="00EF0B7E"/>
    <w:rsid w:val="00EF22FA"/>
    <w:rsid w:val="00EF24CD"/>
    <w:rsid w:val="00EF265D"/>
    <w:rsid w:val="00EF2821"/>
    <w:rsid w:val="00EF2A7D"/>
    <w:rsid w:val="00EF2EED"/>
    <w:rsid w:val="00EF3048"/>
    <w:rsid w:val="00EF31CA"/>
    <w:rsid w:val="00EF33F4"/>
    <w:rsid w:val="00EF3892"/>
    <w:rsid w:val="00EF3DEF"/>
    <w:rsid w:val="00EF4060"/>
    <w:rsid w:val="00EF41B6"/>
    <w:rsid w:val="00EF455C"/>
    <w:rsid w:val="00EF4FE5"/>
    <w:rsid w:val="00EF5198"/>
    <w:rsid w:val="00EF52D8"/>
    <w:rsid w:val="00EF5341"/>
    <w:rsid w:val="00EF547E"/>
    <w:rsid w:val="00EF54D9"/>
    <w:rsid w:val="00EF55B1"/>
    <w:rsid w:val="00EF55C2"/>
    <w:rsid w:val="00EF56DE"/>
    <w:rsid w:val="00EF5C4E"/>
    <w:rsid w:val="00EF5F7D"/>
    <w:rsid w:val="00EF62C3"/>
    <w:rsid w:val="00EF6491"/>
    <w:rsid w:val="00EF65BA"/>
    <w:rsid w:val="00EF7408"/>
    <w:rsid w:val="00EF75A4"/>
    <w:rsid w:val="00EF7679"/>
    <w:rsid w:val="00EF794C"/>
    <w:rsid w:val="00EF7C80"/>
    <w:rsid w:val="00EF7DEA"/>
    <w:rsid w:val="00F00CAF"/>
    <w:rsid w:val="00F00F74"/>
    <w:rsid w:val="00F0136F"/>
    <w:rsid w:val="00F01448"/>
    <w:rsid w:val="00F014E7"/>
    <w:rsid w:val="00F01A20"/>
    <w:rsid w:val="00F01A2A"/>
    <w:rsid w:val="00F01FA2"/>
    <w:rsid w:val="00F02780"/>
    <w:rsid w:val="00F029B5"/>
    <w:rsid w:val="00F03053"/>
    <w:rsid w:val="00F0341D"/>
    <w:rsid w:val="00F03756"/>
    <w:rsid w:val="00F0426B"/>
    <w:rsid w:val="00F0431F"/>
    <w:rsid w:val="00F04A7A"/>
    <w:rsid w:val="00F04CE8"/>
    <w:rsid w:val="00F04E63"/>
    <w:rsid w:val="00F04FA5"/>
    <w:rsid w:val="00F0528E"/>
    <w:rsid w:val="00F05575"/>
    <w:rsid w:val="00F055E2"/>
    <w:rsid w:val="00F056A2"/>
    <w:rsid w:val="00F06208"/>
    <w:rsid w:val="00F066D2"/>
    <w:rsid w:val="00F06E54"/>
    <w:rsid w:val="00F0786C"/>
    <w:rsid w:val="00F07AB0"/>
    <w:rsid w:val="00F07D32"/>
    <w:rsid w:val="00F07E82"/>
    <w:rsid w:val="00F1016C"/>
    <w:rsid w:val="00F101C5"/>
    <w:rsid w:val="00F10642"/>
    <w:rsid w:val="00F10745"/>
    <w:rsid w:val="00F108E5"/>
    <w:rsid w:val="00F10AC8"/>
    <w:rsid w:val="00F11C66"/>
    <w:rsid w:val="00F126D3"/>
    <w:rsid w:val="00F12DC9"/>
    <w:rsid w:val="00F12FFA"/>
    <w:rsid w:val="00F13030"/>
    <w:rsid w:val="00F13658"/>
    <w:rsid w:val="00F136BF"/>
    <w:rsid w:val="00F139A3"/>
    <w:rsid w:val="00F140C7"/>
    <w:rsid w:val="00F1479E"/>
    <w:rsid w:val="00F14AA4"/>
    <w:rsid w:val="00F154EF"/>
    <w:rsid w:val="00F156E6"/>
    <w:rsid w:val="00F15CB3"/>
    <w:rsid w:val="00F15D73"/>
    <w:rsid w:val="00F15FD2"/>
    <w:rsid w:val="00F1606A"/>
    <w:rsid w:val="00F16633"/>
    <w:rsid w:val="00F167CB"/>
    <w:rsid w:val="00F171C6"/>
    <w:rsid w:val="00F17202"/>
    <w:rsid w:val="00F17759"/>
    <w:rsid w:val="00F17A3E"/>
    <w:rsid w:val="00F17B07"/>
    <w:rsid w:val="00F17F12"/>
    <w:rsid w:val="00F2005A"/>
    <w:rsid w:val="00F2032C"/>
    <w:rsid w:val="00F20887"/>
    <w:rsid w:val="00F20DB6"/>
    <w:rsid w:val="00F20E33"/>
    <w:rsid w:val="00F20EDD"/>
    <w:rsid w:val="00F20F33"/>
    <w:rsid w:val="00F21BF5"/>
    <w:rsid w:val="00F22852"/>
    <w:rsid w:val="00F230A7"/>
    <w:rsid w:val="00F23441"/>
    <w:rsid w:val="00F23616"/>
    <w:rsid w:val="00F23906"/>
    <w:rsid w:val="00F23CE6"/>
    <w:rsid w:val="00F23D83"/>
    <w:rsid w:val="00F2424A"/>
    <w:rsid w:val="00F243D3"/>
    <w:rsid w:val="00F24A04"/>
    <w:rsid w:val="00F24A14"/>
    <w:rsid w:val="00F24AF2"/>
    <w:rsid w:val="00F253F8"/>
    <w:rsid w:val="00F2570F"/>
    <w:rsid w:val="00F25895"/>
    <w:rsid w:val="00F25FA2"/>
    <w:rsid w:val="00F261C7"/>
    <w:rsid w:val="00F26638"/>
    <w:rsid w:val="00F26772"/>
    <w:rsid w:val="00F2697E"/>
    <w:rsid w:val="00F26C81"/>
    <w:rsid w:val="00F26F20"/>
    <w:rsid w:val="00F270E0"/>
    <w:rsid w:val="00F27159"/>
    <w:rsid w:val="00F27355"/>
    <w:rsid w:val="00F273CB"/>
    <w:rsid w:val="00F2748D"/>
    <w:rsid w:val="00F274D3"/>
    <w:rsid w:val="00F27E05"/>
    <w:rsid w:val="00F27FD0"/>
    <w:rsid w:val="00F30269"/>
    <w:rsid w:val="00F3086D"/>
    <w:rsid w:val="00F309C9"/>
    <w:rsid w:val="00F30ABC"/>
    <w:rsid w:val="00F30DB7"/>
    <w:rsid w:val="00F310C5"/>
    <w:rsid w:val="00F31252"/>
    <w:rsid w:val="00F31584"/>
    <w:rsid w:val="00F317EC"/>
    <w:rsid w:val="00F31A1A"/>
    <w:rsid w:val="00F31B14"/>
    <w:rsid w:val="00F31D51"/>
    <w:rsid w:val="00F31E62"/>
    <w:rsid w:val="00F31E89"/>
    <w:rsid w:val="00F3287C"/>
    <w:rsid w:val="00F32F93"/>
    <w:rsid w:val="00F330EC"/>
    <w:rsid w:val="00F33F66"/>
    <w:rsid w:val="00F341A0"/>
    <w:rsid w:val="00F34C90"/>
    <w:rsid w:val="00F34D1C"/>
    <w:rsid w:val="00F353CC"/>
    <w:rsid w:val="00F35D95"/>
    <w:rsid w:val="00F36219"/>
    <w:rsid w:val="00F36262"/>
    <w:rsid w:val="00F364BF"/>
    <w:rsid w:val="00F365BA"/>
    <w:rsid w:val="00F366BD"/>
    <w:rsid w:val="00F3670D"/>
    <w:rsid w:val="00F3693A"/>
    <w:rsid w:val="00F36D57"/>
    <w:rsid w:val="00F3754B"/>
    <w:rsid w:val="00F377F6"/>
    <w:rsid w:val="00F401C4"/>
    <w:rsid w:val="00F4032F"/>
    <w:rsid w:val="00F40959"/>
    <w:rsid w:val="00F40D79"/>
    <w:rsid w:val="00F41106"/>
    <w:rsid w:val="00F41348"/>
    <w:rsid w:val="00F416E0"/>
    <w:rsid w:val="00F41A0D"/>
    <w:rsid w:val="00F41D05"/>
    <w:rsid w:val="00F42069"/>
    <w:rsid w:val="00F422C6"/>
    <w:rsid w:val="00F4236A"/>
    <w:rsid w:val="00F42E9B"/>
    <w:rsid w:val="00F4357F"/>
    <w:rsid w:val="00F43706"/>
    <w:rsid w:val="00F43D49"/>
    <w:rsid w:val="00F43F92"/>
    <w:rsid w:val="00F444F1"/>
    <w:rsid w:val="00F445EA"/>
    <w:rsid w:val="00F446C4"/>
    <w:rsid w:val="00F4476F"/>
    <w:rsid w:val="00F44B2D"/>
    <w:rsid w:val="00F45966"/>
    <w:rsid w:val="00F460C9"/>
    <w:rsid w:val="00F4690E"/>
    <w:rsid w:val="00F46BFB"/>
    <w:rsid w:val="00F471C4"/>
    <w:rsid w:val="00F473C3"/>
    <w:rsid w:val="00F4789D"/>
    <w:rsid w:val="00F47938"/>
    <w:rsid w:val="00F47D89"/>
    <w:rsid w:val="00F47F99"/>
    <w:rsid w:val="00F47FC5"/>
    <w:rsid w:val="00F50073"/>
    <w:rsid w:val="00F50349"/>
    <w:rsid w:val="00F503CB"/>
    <w:rsid w:val="00F50F72"/>
    <w:rsid w:val="00F50FD3"/>
    <w:rsid w:val="00F513B8"/>
    <w:rsid w:val="00F514F5"/>
    <w:rsid w:val="00F516A0"/>
    <w:rsid w:val="00F51F50"/>
    <w:rsid w:val="00F51FF0"/>
    <w:rsid w:val="00F5211C"/>
    <w:rsid w:val="00F5224A"/>
    <w:rsid w:val="00F52813"/>
    <w:rsid w:val="00F52A17"/>
    <w:rsid w:val="00F52BA0"/>
    <w:rsid w:val="00F531D1"/>
    <w:rsid w:val="00F536DF"/>
    <w:rsid w:val="00F53AE1"/>
    <w:rsid w:val="00F53CC3"/>
    <w:rsid w:val="00F53D55"/>
    <w:rsid w:val="00F53EE5"/>
    <w:rsid w:val="00F547B5"/>
    <w:rsid w:val="00F54A17"/>
    <w:rsid w:val="00F54A32"/>
    <w:rsid w:val="00F5523A"/>
    <w:rsid w:val="00F55341"/>
    <w:rsid w:val="00F55436"/>
    <w:rsid w:val="00F556B6"/>
    <w:rsid w:val="00F55D6D"/>
    <w:rsid w:val="00F55F84"/>
    <w:rsid w:val="00F5604B"/>
    <w:rsid w:val="00F56641"/>
    <w:rsid w:val="00F566C4"/>
    <w:rsid w:val="00F567F2"/>
    <w:rsid w:val="00F56D41"/>
    <w:rsid w:val="00F56EE7"/>
    <w:rsid w:val="00F5722B"/>
    <w:rsid w:val="00F572AA"/>
    <w:rsid w:val="00F574D4"/>
    <w:rsid w:val="00F577BE"/>
    <w:rsid w:val="00F578E0"/>
    <w:rsid w:val="00F57F47"/>
    <w:rsid w:val="00F57FAA"/>
    <w:rsid w:val="00F603EE"/>
    <w:rsid w:val="00F60F27"/>
    <w:rsid w:val="00F6100D"/>
    <w:rsid w:val="00F612D2"/>
    <w:rsid w:val="00F615F9"/>
    <w:rsid w:val="00F617EE"/>
    <w:rsid w:val="00F61B48"/>
    <w:rsid w:val="00F61FEC"/>
    <w:rsid w:val="00F62283"/>
    <w:rsid w:val="00F62447"/>
    <w:rsid w:val="00F62C39"/>
    <w:rsid w:val="00F6319D"/>
    <w:rsid w:val="00F631E8"/>
    <w:rsid w:val="00F63AAF"/>
    <w:rsid w:val="00F63B59"/>
    <w:rsid w:val="00F63CF1"/>
    <w:rsid w:val="00F64141"/>
    <w:rsid w:val="00F6482A"/>
    <w:rsid w:val="00F64854"/>
    <w:rsid w:val="00F64858"/>
    <w:rsid w:val="00F6581E"/>
    <w:rsid w:val="00F65B35"/>
    <w:rsid w:val="00F65BC5"/>
    <w:rsid w:val="00F65F39"/>
    <w:rsid w:val="00F6620B"/>
    <w:rsid w:val="00F66444"/>
    <w:rsid w:val="00F6645D"/>
    <w:rsid w:val="00F66565"/>
    <w:rsid w:val="00F66568"/>
    <w:rsid w:val="00F66646"/>
    <w:rsid w:val="00F66725"/>
    <w:rsid w:val="00F66C7E"/>
    <w:rsid w:val="00F67144"/>
    <w:rsid w:val="00F67F4F"/>
    <w:rsid w:val="00F70489"/>
    <w:rsid w:val="00F71303"/>
    <w:rsid w:val="00F71398"/>
    <w:rsid w:val="00F71823"/>
    <w:rsid w:val="00F721CC"/>
    <w:rsid w:val="00F72A52"/>
    <w:rsid w:val="00F72B33"/>
    <w:rsid w:val="00F72C02"/>
    <w:rsid w:val="00F72E37"/>
    <w:rsid w:val="00F72E71"/>
    <w:rsid w:val="00F73143"/>
    <w:rsid w:val="00F7394B"/>
    <w:rsid w:val="00F73DA6"/>
    <w:rsid w:val="00F744F1"/>
    <w:rsid w:val="00F74F9D"/>
    <w:rsid w:val="00F750D6"/>
    <w:rsid w:val="00F758B7"/>
    <w:rsid w:val="00F75AD1"/>
    <w:rsid w:val="00F75BDF"/>
    <w:rsid w:val="00F75C4D"/>
    <w:rsid w:val="00F75CED"/>
    <w:rsid w:val="00F7615B"/>
    <w:rsid w:val="00F76504"/>
    <w:rsid w:val="00F76AA0"/>
    <w:rsid w:val="00F76F2D"/>
    <w:rsid w:val="00F772B4"/>
    <w:rsid w:val="00F77F6B"/>
    <w:rsid w:val="00F77FBB"/>
    <w:rsid w:val="00F80CFE"/>
    <w:rsid w:val="00F80F90"/>
    <w:rsid w:val="00F811CF"/>
    <w:rsid w:val="00F81244"/>
    <w:rsid w:val="00F81DB6"/>
    <w:rsid w:val="00F81E74"/>
    <w:rsid w:val="00F82263"/>
    <w:rsid w:val="00F824EE"/>
    <w:rsid w:val="00F8287C"/>
    <w:rsid w:val="00F833E9"/>
    <w:rsid w:val="00F835FE"/>
    <w:rsid w:val="00F83673"/>
    <w:rsid w:val="00F8367B"/>
    <w:rsid w:val="00F84307"/>
    <w:rsid w:val="00F84E6C"/>
    <w:rsid w:val="00F852FF"/>
    <w:rsid w:val="00F8530F"/>
    <w:rsid w:val="00F8532C"/>
    <w:rsid w:val="00F85445"/>
    <w:rsid w:val="00F855C4"/>
    <w:rsid w:val="00F85EF1"/>
    <w:rsid w:val="00F85F5A"/>
    <w:rsid w:val="00F860CD"/>
    <w:rsid w:val="00F86147"/>
    <w:rsid w:val="00F8648E"/>
    <w:rsid w:val="00F86862"/>
    <w:rsid w:val="00F86D03"/>
    <w:rsid w:val="00F8724C"/>
    <w:rsid w:val="00F873C6"/>
    <w:rsid w:val="00F87870"/>
    <w:rsid w:val="00F901C7"/>
    <w:rsid w:val="00F9043B"/>
    <w:rsid w:val="00F904F1"/>
    <w:rsid w:val="00F905E3"/>
    <w:rsid w:val="00F90AB9"/>
    <w:rsid w:val="00F90DC7"/>
    <w:rsid w:val="00F9101F"/>
    <w:rsid w:val="00F912AC"/>
    <w:rsid w:val="00F91800"/>
    <w:rsid w:val="00F922F8"/>
    <w:rsid w:val="00F9256D"/>
    <w:rsid w:val="00F92BD6"/>
    <w:rsid w:val="00F92CF4"/>
    <w:rsid w:val="00F9327C"/>
    <w:rsid w:val="00F9489F"/>
    <w:rsid w:val="00F94A28"/>
    <w:rsid w:val="00F94D77"/>
    <w:rsid w:val="00F95182"/>
    <w:rsid w:val="00F95318"/>
    <w:rsid w:val="00F95C81"/>
    <w:rsid w:val="00F95CB7"/>
    <w:rsid w:val="00F962BC"/>
    <w:rsid w:val="00F97062"/>
    <w:rsid w:val="00F970DA"/>
    <w:rsid w:val="00F97393"/>
    <w:rsid w:val="00F973DB"/>
    <w:rsid w:val="00F9784C"/>
    <w:rsid w:val="00F979D6"/>
    <w:rsid w:val="00F97E04"/>
    <w:rsid w:val="00FA040D"/>
    <w:rsid w:val="00FA07EB"/>
    <w:rsid w:val="00FA0890"/>
    <w:rsid w:val="00FA0B44"/>
    <w:rsid w:val="00FA115F"/>
    <w:rsid w:val="00FA196A"/>
    <w:rsid w:val="00FA2E84"/>
    <w:rsid w:val="00FA384E"/>
    <w:rsid w:val="00FA3867"/>
    <w:rsid w:val="00FA3D18"/>
    <w:rsid w:val="00FA4027"/>
    <w:rsid w:val="00FA42F3"/>
    <w:rsid w:val="00FA4AA2"/>
    <w:rsid w:val="00FA5482"/>
    <w:rsid w:val="00FA550D"/>
    <w:rsid w:val="00FA5B1F"/>
    <w:rsid w:val="00FA5DA4"/>
    <w:rsid w:val="00FA61AE"/>
    <w:rsid w:val="00FA6908"/>
    <w:rsid w:val="00FA6BD3"/>
    <w:rsid w:val="00FA7142"/>
    <w:rsid w:val="00FA7828"/>
    <w:rsid w:val="00FA7B4F"/>
    <w:rsid w:val="00FA7D4C"/>
    <w:rsid w:val="00FA7EC3"/>
    <w:rsid w:val="00FA7FFC"/>
    <w:rsid w:val="00FB0166"/>
    <w:rsid w:val="00FB0224"/>
    <w:rsid w:val="00FB0619"/>
    <w:rsid w:val="00FB0971"/>
    <w:rsid w:val="00FB0A01"/>
    <w:rsid w:val="00FB0BFA"/>
    <w:rsid w:val="00FB125E"/>
    <w:rsid w:val="00FB1496"/>
    <w:rsid w:val="00FB20E3"/>
    <w:rsid w:val="00FB248D"/>
    <w:rsid w:val="00FB2BD9"/>
    <w:rsid w:val="00FB2F94"/>
    <w:rsid w:val="00FB360D"/>
    <w:rsid w:val="00FB3664"/>
    <w:rsid w:val="00FB3779"/>
    <w:rsid w:val="00FB398D"/>
    <w:rsid w:val="00FB3D3B"/>
    <w:rsid w:val="00FB3DBD"/>
    <w:rsid w:val="00FB41D4"/>
    <w:rsid w:val="00FB45D6"/>
    <w:rsid w:val="00FB4B07"/>
    <w:rsid w:val="00FB52F3"/>
    <w:rsid w:val="00FB5308"/>
    <w:rsid w:val="00FB536C"/>
    <w:rsid w:val="00FB53AD"/>
    <w:rsid w:val="00FB57AA"/>
    <w:rsid w:val="00FB5EC8"/>
    <w:rsid w:val="00FB6F93"/>
    <w:rsid w:val="00FB7148"/>
    <w:rsid w:val="00FB716F"/>
    <w:rsid w:val="00FC0425"/>
    <w:rsid w:val="00FC095A"/>
    <w:rsid w:val="00FC0AFD"/>
    <w:rsid w:val="00FC10A0"/>
    <w:rsid w:val="00FC15F3"/>
    <w:rsid w:val="00FC20B9"/>
    <w:rsid w:val="00FC2321"/>
    <w:rsid w:val="00FC2538"/>
    <w:rsid w:val="00FC2598"/>
    <w:rsid w:val="00FC2B42"/>
    <w:rsid w:val="00FC3440"/>
    <w:rsid w:val="00FC3984"/>
    <w:rsid w:val="00FC3992"/>
    <w:rsid w:val="00FC3D25"/>
    <w:rsid w:val="00FC3FCF"/>
    <w:rsid w:val="00FC4420"/>
    <w:rsid w:val="00FC478B"/>
    <w:rsid w:val="00FC4A78"/>
    <w:rsid w:val="00FC4F98"/>
    <w:rsid w:val="00FC5201"/>
    <w:rsid w:val="00FC5C56"/>
    <w:rsid w:val="00FC6F8A"/>
    <w:rsid w:val="00FC724E"/>
    <w:rsid w:val="00FC72A0"/>
    <w:rsid w:val="00FC72FC"/>
    <w:rsid w:val="00FC7497"/>
    <w:rsid w:val="00FD00AD"/>
    <w:rsid w:val="00FD06BD"/>
    <w:rsid w:val="00FD0738"/>
    <w:rsid w:val="00FD07EC"/>
    <w:rsid w:val="00FD0C0D"/>
    <w:rsid w:val="00FD1055"/>
    <w:rsid w:val="00FD1829"/>
    <w:rsid w:val="00FD20C0"/>
    <w:rsid w:val="00FD29CB"/>
    <w:rsid w:val="00FD2A88"/>
    <w:rsid w:val="00FD2B8A"/>
    <w:rsid w:val="00FD394F"/>
    <w:rsid w:val="00FD3A8A"/>
    <w:rsid w:val="00FD3AA1"/>
    <w:rsid w:val="00FD3B43"/>
    <w:rsid w:val="00FD3B6A"/>
    <w:rsid w:val="00FD4A59"/>
    <w:rsid w:val="00FD528C"/>
    <w:rsid w:val="00FD57C7"/>
    <w:rsid w:val="00FD5894"/>
    <w:rsid w:val="00FD5C8F"/>
    <w:rsid w:val="00FD5CED"/>
    <w:rsid w:val="00FD65AB"/>
    <w:rsid w:val="00FD68C7"/>
    <w:rsid w:val="00FD709B"/>
    <w:rsid w:val="00FD75AE"/>
    <w:rsid w:val="00FD78B9"/>
    <w:rsid w:val="00FD78C5"/>
    <w:rsid w:val="00FD7981"/>
    <w:rsid w:val="00FD7A4F"/>
    <w:rsid w:val="00FD7A75"/>
    <w:rsid w:val="00FD7A94"/>
    <w:rsid w:val="00FE014D"/>
    <w:rsid w:val="00FE0426"/>
    <w:rsid w:val="00FE0AA7"/>
    <w:rsid w:val="00FE104A"/>
    <w:rsid w:val="00FE143E"/>
    <w:rsid w:val="00FE181A"/>
    <w:rsid w:val="00FE183D"/>
    <w:rsid w:val="00FE1DDA"/>
    <w:rsid w:val="00FE1F4F"/>
    <w:rsid w:val="00FE23AD"/>
    <w:rsid w:val="00FE296C"/>
    <w:rsid w:val="00FE3C10"/>
    <w:rsid w:val="00FE3E90"/>
    <w:rsid w:val="00FE4355"/>
    <w:rsid w:val="00FE4490"/>
    <w:rsid w:val="00FE4585"/>
    <w:rsid w:val="00FE478A"/>
    <w:rsid w:val="00FE478C"/>
    <w:rsid w:val="00FE4ADF"/>
    <w:rsid w:val="00FE4AFF"/>
    <w:rsid w:val="00FE5B71"/>
    <w:rsid w:val="00FE5D30"/>
    <w:rsid w:val="00FE6A01"/>
    <w:rsid w:val="00FE74FD"/>
    <w:rsid w:val="00FE7D9E"/>
    <w:rsid w:val="00FF0288"/>
    <w:rsid w:val="00FF02AE"/>
    <w:rsid w:val="00FF02FF"/>
    <w:rsid w:val="00FF0972"/>
    <w:rsid w:val="00FF114B"/>
    <w:rsid w:val="00FF12A4"/>
    <w:rsid w:val="00FF14C4"/>
    <w:rsid w:val="00FF1521"/>
    <w:rsid w:val="00FF15AD"/>
    <w:rsid w:val="00FF15B1"/>
    <w:rsid w:val="00FF1B83"/>
    <w:rsid w:val="00FF1F54"/>
    <w:rsid w:val="00FF21E6"/>
    <w:rsid w:val="00FF22A6"/>
    <w:rsid w:val="00FF2385"/>
    <w:rsid w:val="00FF274F"/>
    <w:rsid w:val="00FF2A94"/>
    <w:rsid w:val="00FF2C1F"/>
    <w:rsid w:val="00FF2D9F"/>
    <w:rsid w:val="00FF332A"/>
    <w:rsid w:val="00FF34CB"/>
    <w:rsid w:val="00FF39B0"/>
    <w:rsid w:val="00FF3C15"/>
    <w:rsid w:val="00FF3D51"/>
    <w:rsid w:val="00FF400E"/>
    <w:rsid w:val="00FF43A3"/>
    <w:rsid w:val="00FF4EBC"/>
    <w:rsid w:val="00FF50BB"/>
    <w:rsid w:val="00FF57C2"/>
    <w:rsid w:val="00FF5B5B"/>
    <w:rsid w:val="00FF5DA9"/>
    <w:rsid w:val="00FF5EB5"/>
    <w:rsid w:val="00FF5EE2"/>
    <w:rsid w:val="00FF70B0"/>
    <w:rsid w:val="00FF7319"/>
    <w:rsid w:val="00FF7532"/>
    <w:rsid w:val="00FF7A6C"/>
    <w:rsid w:val="00FF7F70"/>
    <w:rsid w:val="00FF7FAD"/>
    <w:rsid w:val="01172655"/>
    <w:rsid w:val="0128DD55"/>
    <w:rsid w:val="0130FCB1"/>
    <w:rsid w:val="0168A06C"/>
    <w:rsid w:val="017A5363"/>
    <w:rsid w:val="01866529"/>
    <w:rsid w:val="019CFEDA"/>
    <w:rsid w:val="01B66CDA"/>
    <w:rsid w:val="01C8459F"/>
    <w:rsid w:val="01D6DAB7"/>
    <w:rsid w:val="01FF4A06"/>
    <w:rsid w:val="02099676"/>
    <w:rsid w:val="020D54D6"/>
    <w:rsid w:val="0251A29B"/>
    <w:rsid w:val="0271A347"/>
    <w:rsid w:val="02A3A5F0"/>
    <w:rsid w:val="02D976CF"/>
    <w:rsid w:val="02E6C257"/>
    <w:rsid w:val="03030BEA"/>
    <w:rsid w:val="030D2EBE"/>
    <w:rsid w:val="036D26F2"/>
    <w:rsid w:val="039424E6"/>
    <w:rsid w:val="03A69F53"/>
    <w:rsid w:val="03AF5627"/>
    <w:rsid w:val="03E3D396"/>
    <w:rsid w:val="03F8F8B1"/>
    <w:rsid w:val="0416722D"/>
    <w:rsid w:val="042085FA"/>
    <w:rsid w:val="045E4C0A"/>
    <w:rsid w:val="047485C0"/>
    <w:rsid w:val="04966743"/>
    <w:rsid w:val="04AF3A1F"/>
    <w:rsid w:val="04B2E9AB"/>
    <w:rsid w:val="04E8F8AE"/>
    <w:rsid w:val="04F2C59F"/>
    <w:rsid w:val="0505902A"/>
    <w:rsid w:val="05198950"/>
    <w:rsid w:val="0585FCEE"/>
    <w:rsid w:val="05970DE3"/>
    <w:rsid w:val="05B1336B"/>
    <w:rsid w:val="05B6C011"/>
    <w:rsid w:val="05E52BEC"/>
    <w:rsid w:val="06057BB6"/>
    <w:rsid w:val="0616BABB"/>
    <w:rsid w:val="0639D5C9"/>
    <w:rsid w:val="0667E9F5"/>
    <w:rsid w:val="0675C7BC"/>
    <w:rsid w:val="06A12DBA"/>
    <w:rsid w:val="06B5049A"/>
    <w:rsid w:val="06BD8029"/>
    <w:rsid w:val="06BFBDC7"/>
    <w:rsid w:val="06CCADBF"/>
    <w:rsid w:val="06E94ED8"/>
    <w:rsid w:val="072795D2"/>
    <w:rsid w:val="075CA02E"/>
    <w:rsid w:val="07945935"/>
    <w:rsid w:val="0795C2ED"/>
    <w:rsid w:val="0799809A"/>
    <w:rsid w:val="07E7799C"/>
    <w:rsid w:val="07E7B7BE"/>
    <w:rsid w:val="07EDB986"/>
    <w:rsid w:val="08004522"/>
    <w:rsid w:val="0803CB64"/>
    <w:rsid w:val="08108484"/>
    <w:rsid w:val="082B0432"/>
    <w:rsid w:val="083C9974"/>
    <w:rsid w:val="0851556F"/>
    <w:rsid w:val="088D7423"/>
    <w:rsid w:val="08A56C19"/>
    <w:rsid w:val="08C35F9E"/>
    <w:rsid w:val="08CF3331"/>
    <w:rsid w:val="08EC9670"/>
    <w:rsid w:val="091D74D1"/>
    <w:rsid w:val="094B8400"/>
    <w:rsid w:val="0996B958"/>
    <w:rsid w:val="09AECD50"/>
    <w:rsid w:val="09BB32D7"/>
    <w:rsid w:val="09EE9FBE"/>
    <w:rsid w:val="0A4C216C"/>
    <w:rsid w:val="0A506167"/>
    <w:rsid w:val="0A7857E7"/>
    <w:rsid w:val="0AA933DD"/>
    <w:rsid w:val="0AAC407F"/>
    <w:rsid w:val="0AD417CD"/>
    <w:rsid w:val="0AD99C86"/>
    <w:rsid w:val="0AF256CE"/>
    <w:rsid w:val="0B150E51"/>
    <w:rsid w:val="0B2147AE"/>
    <w:rsid w:val="0B22CA33"/>
    <w:rsid w:val="0B38FF2C"/>
    <w:rsid w:val="0B89FFE5"/>
    <w:rsid w:val="0B8DD03D"/>
    <w:rsid w:val="0BA9F683"/>
    <w:rsid w:val="0BB248B0"/>
    <w:rsid w:val="0BB73296"/>
    <w:rsid w:val="0BD1CA01"/>
    <w:rsid w:val="0C211F6B"/>
    <w:rsid w:val="0C2BBCF0"/>
    <w:rsid w:val="0C43D502"/>
    <w:rsid w:val="0C536F2C"/>
    <w:rsid w:val="0C7CFB07"/>
    <w:rsid w:val="0C806334"/>
    <w:rsid w:val="0C952C81"/>
    <w:rsid w:val="0CB1D041"/>
    <w:rsid w:val="0D0F2202"/>
    <w:rsid w:val="0D35B984"/>
    <w:rsid w:val="0D3B1ABA"/>
    <w:rsid w:val="0D5F4ED5"/>
    <w:rsid w:val="0D8E263C"/>
    <w:rsid w:val="0D913A2E"/>
    <w:rsid w:val="0DA77DA9"/>
    <w:rsid w:val="0DC21D0D"/>
    <w:rsid w:val="0DDB0B71"/>
    <w:rsid w:val="0E36ED6A"/>
    <w:rsid w:val="0E3EB819"/>
    <w:rsid w:val="0E41F970"/>
    <w:rsid w:val="0E440713"/>
    <w:rsid w:val="0E5B06D0"/>
    <w:rsid w:val="0E677B81"/>
    <w:rsid w:val="0E6A1429"/>
    <w:rsid w:val="0E6BBCF0"/>
    <w:rsid w:val="0E6CBE05"/>
    <w:rsid w:val="0E753534"/>
    <w:rsid w:val="0E909E80"/>
    <w:rsid w:val="0EAAAC08"/>
    <w:rsid w:val="0EAE6A28"/>
    <w:rsid w:val="0EAF3BF5"/>
    <w:rsid w:val="0EE1329E"/>
    <w:rsid w:val="0EE49A19"/>
    <w:rsid w:val="0EEAEE8E"/>
    <w:rsid w:val="0F070CE3"/>
    <w:rsid w:val="0F15393A"/>
    <w:rsid w:val="0F20DD38"/>
    <w:rsid w:val="0F294FC2"/>
    <w:rsid w:val="0F43A784"/>
    <w:rsid w:val="0F6DAA24"/>
    <w:rsid w:val="0F75AA79"/>
    <w:rsid w:val="0F96B1A5"/>
    <w:rsid w:val="0FA3638F"/>
    <w:rsid w:val="0FC486C2"/>
    <w:rsid w:val="0FDEB1D0"/>
    <w:rsid w:val="104A3A89"/>
    <w:rsid w:val="105EA606"/>
    <w:rsid w:val="10703330"/>
    <w:rsid w:val="107DA22A"/>
    <w:rsid w:val="109D71AF"/>
    <w:rsid w:val="10B4C31B"/>
    <w:rsid w:val="10CD8879"/>
    <w:rsid w:val="11192A55"/>
    <w:rsid w:val="11428022"/>
    <w:rsid w:val="116424A9"/>
    <w:rsid w:val="11D3024B"/>
    <w:rsid w:val="11F0D0AD"/>
    <w:rsid w:val="11F9B1A3"/>
    <w:rsid w:val="123465F4"/>
    <w:rsid w:val="12357E71"/>
    <w:rsid w:val="1240376A"/>
    <w:rsid w:val="12490F5D"/>
    <w:rsid w:val="126ED595"/>
    <w:rsid w:val="127D705A"/>
    <w:rsid w:val="1283B222"/>
    <w:rsid w:val="12C430FB"/>
    <w:rsid w:val="12C45E74"/>
    <w:rsid w:val="13092A18"/>
    <w:rsid w:val="1331DEF8"/>
    <w:rsid w:val="133F07D4"/>
    <w:rsid w:val="137EFAFE"/>
    <w:rsid w:val="1388A279"/>
    <w:rsid w:val="1395025F"/>
    <w:rsid w:val="13A48EE8"/>
    <w:rsid w:val="13CFDAF4"/>
    <w:rsid w:val="13D2AA89"/>
    <w:rsid w:val="13F5A0BC"/>
    <w:rsid w:val="14055333"/>
    <w:rsid w:val="14182227"/>
    <w:rsid w:val="141ACCF5"/>
    <w:rsid w:val="14210696"/>
    <w:rsid w:val="142649DD"/>
    <w:rsid w:val="142B2D78"/>
    <w:rsid w:val="1473C55E"/>
    <w:rsid w:val="149A1843"/>
    <w:rsid w:val="14A92AEF"/>
    <w:rsid w:val="14EA5660"/>
    <w:rsid w:val="14EF962E"/>
    <w:rsid w:val="152B965E"/>
    <w:rsid w:val="152FCF74"/>
    <w:rsid w:val="153ABBE8"/>
    <w:rsid w:val="1551385D"/>
    <w:rsid w:val="1557E156"/>
    <w:rsid w:val="15856544"/>
    <w:rsid w:val="15A97743"/>
    <w:rsid w:val="1617D350"/>
    <w:rsid w:val="162A3A26"/>
    <w:rsid w:val="162CFD6A"/>
    <w:rsid w:val="163BC246"/>
    <w:rsid w:val="163DC1A2"/>
    <w:rsid w:val="16492470"/>
    <w:rsid w:val="165087E8"/>
    <w:rsid w:val="165C9529"/>
    <w:rsid w:val="165D37E9"/>
    <w:rsid w:val="1686F4AD"/>
    <w:rsid w:val="16A320BB"/>
    <w:rsid w:val="16A7BBFD"/>
    <w:rsid w:val="1722B7EB"/>
    <w:rsid w:val="1795725E"/>
    <w:rsid w:val="17971F8F"/>
    <w:rsid w:val="17C0757F"/>
    <w:rsid w:val="183362D0"/>
    <w:rsid w:val="1858A693"/>
    <w:rsid w:val="188D8F25"/>
    <w:rsid w:val="18A85706"/>
    <w:rsid w:val="18D9EC7A"/>
    <w:rsid w:val="18DC1F5F"/>
    <w:rsid w:val="18E29F69"/>
    <w:rsid w:val="18F92388"/>
    <w:rsid w:val="1903094C"/>
    <w:rsid w:val="1908BB22"/>
    <w:rsid w:val="1917C1A7"/>
    <w:rsid w:val="1924DF08"/>
    <w:rsid w:val="193A6879"/>
    <w:rsid w:val="1960747E"/>
    <w:rsid w:val="196BFDC6"/>
    <w:rsid w:val="198231D7"/>
    <w:rsid w:val="1993CF50"/>
    <w:rsid w:val="19B589FB"/>
    <w:rsid w:val="19BEA711"/>
    <w:rsid w:val="19DD4FEF"/>
    <w:rsid w:val="19FCBE88"/>
    <w:rsid w:val="1A092C0B"/>
    <w:rsid w:val="1A34EE46"/>
    <w:rsid w:val="1A3EB7D1"/>
    <w:rsid w:val="1A6E5675"/>
    <w:rsid w:val="1AAAA701"/>
    <w:rsid w:val="1AE8EB25"/>
    <w:rsid w:val="1AED446D"/>
    <w:rsid w:val="1AEFE1F7"/>
    <w:rsid w:val="1AF103AA"/>
    <w:rsid w:val="1AFF4416"/>
    <w:rsid w:val="1B050E41"/>
    <w:rsid w:val="1B059907"/>
    <w:rsid w:val="1B1B0FB3"/>
    <w:rsid w:val="1B6EDE14"/>
    <w:rsid w:val="1B921D86"/>
    <w:rsid w:val="1BB7241F"/>
    <w:rsid w:val="1BD5E094"/>
    <w:rsid w:val="1BD77F82"/>
    <w:rsid w:val="1BD9A23E"/>
    <w:rsid w:val="1C2202D7"/>
    <w:rsid w:val="1C2A3885"/>
    <w:rsid w:val="1C3C5B44"/>
    <w:rsid w:val="1C57F13E"/>
    <w:rsid w:val="1C8888EF"/>
    <w:rsid w:val="1CB2132D"/>
    <w:rsid w:val="1CB7C3EA"/>
    <w:rsid w:val="1CBC093B"/>
    <w:rsid w:val="1CC31FD9"/>
    <w:rsid w:val="1CFC8F25"/>
    <w:rsid w:val="1D037F91"/>
    <w:rsid w:val="1D1ADB64"/>
    <w:rsid w:val="1D865367"/>
    <w:rsid w:val="1D88EB77"/>
    <w:rsid w:val="1DADFD9E"/>
    <w:rsid w:val="1DC35CA1"/>
    <w:rsid w:val="1DE295A4"/>
    <w:rsid w:val="1DF908EC"/>
    <w:rsid w:val="1E150024"/>
    <w:rsid w:val="1E1B2B00"/>
    <w:rsid w:val="1E22375F"/>
    <w:rsid w:val="1E27355E"/>
    <w:rsid w:val="1E33AA20"/>
    <w:rsid w:val="1E348489"/>
    <w:rsid w:val="1E51C91F"/>
    <w:rsid w:val="1E707A28"/>
    <w:rsid w:val="1E73FD6B"/>
    <w:rsid w:val="1E832447"/>
    <w:rsid w:val="1E86918B"/>
    <w:rsid w:val="1EA4D610"/>
    <w:rsid w:val="1EAF2A03"/>
    <w:rsid w:val="1EB14EF0"/>
    <w:rsid w:val="1EB3B66D"/>
    <w:rsid w:val="1EC687CD"/>
    <w:rsid w:val="1EC781F5"/>
    <w:rsid w:val="1ECD1A74"/>
    <w:rsid w:val="1EDBC080"/>
    <w:rsid w:val="1F6EB341"/>
    <w:rsid w:val="1F6ED0F3"/>
    <w:rsid w:val="1F88CC2A"/>
    <w:rsid w:val="1F8D4F0B"/>
    <w:rsid w:val="1F8E28FF"/>
    <w:rsid w:val="1F9168BC"/>
    <w:rsid w:val="1F92D3D8"/>
    <w:rsid w:val="1FA1A89B"/>
    <w:rsid w:val="1FB384F7"/>
    <w:rsid w:val="1FC8C1D6"/>
    <w:rsid w:val="20100559"/>
    <w:rsid w:val="2012536D"/>
    <w:rsid w:val="20219BD6"/>
    <w:rsid w:val="2030104A"/>
    <w:rsid w:val="2038E545"/>
    <w:rsid w:val="203F5C43"/>
    <w:rsid w:val="20543ADA"/>
    <w:rsid w:val="2076E214"/>
    <w:rsid w:val="208721EB"/>
    <w:rsid w:val="209326C9"/>
    <w:rsid w:val="209B1B00"/>
    <w:rsid w:val="20B915C4"/>
    <w:rsid w:val="20C14B44"/>
    <w:rsid w:val="2143529A"/>
    <w:rsid w:val="21491716"/>
    <w:rsid w:val="2159889F"/>
    <w:rsid w:val="2187ADF7"/>
    <w:rsid w:val="218B95FB"/>
    <w:rsid w:val="2198F42D"/>
    <w:rsid w:val="21BC4D41"/>
    <w:rsid w:val="2206A2FD"/>
    <w:rsid w:val="2209B45D"/>
    <w:rsid w:val="222FBB65"/>
    <w:rsid w:val="226DA8B4"/>
    <w:rsid w:val="22816A4A"/>
    <w:rsid w:val="22C09DC9"/>
    <w:rsid w:val="22DDEF1E"/>
    <w:rsid w:val="22EB3D32"/>
    <w:rsid w:val="22F5ED78"/>
    <w:rsid w:val="231C4E66"/>
    <w:rsid w:val="2344603F"/>
    <w:rsid w:val="234F694A"/>
    <w:rsid w:val="2395D9CA"/>
    <w:rsid w:val="239D9258"/>
    <w:rsid w:val="23CE091A"/>
    <w:rsid w:val="23CFAB4F"/>
    <w:rsid w:val="23D8639B"/>
    <w:rsid w:val="23E97D9A"/>
    <w:rsid w:val="23F61D0C"/>
    <w:rsid w:val="23F8548E"/>
    <w:rsid w:val="241F31F0"/>
    <w:rsid w:val="24234807"/>
    <w:rsid w:val="246EFC36"/>
    <w:rsid w:val="249B9ECA"/>
    <w:rsid w:val="24C228F8"/>
    <w:rsid w:val="24C61262"/>
    <w:rsid w:val="24C74152"/>
    <w:rsid w:val="24E45CCC"/>
    <w:rsid w:val="24F75B3E"/>
    <w:rsid w:val="24FC39FA"/>
    <w:rsid w:val="250D6A11"/>
    <w:rsid w:val="254CC51D"/>
    <w:rsid w:val="255097B8"/>
    <w:rsid w:val="257EF507"/>
    <w:rsid w:val="25967564"/>
    <w:rsid w:val="2599E94F"/>
    <w:rsid w:val="25D14D9C"/>
    <w:rsid w:val="25FD9E60"/>
    <w:rsid w:val="25FDAB2C"/>
    <w:rsid w:val="26042027"/>
    <w:rsid w:val="2641F6BD"/>
    <w:rsid w:val="265208B2"/>
    <w:rsid w:val="2672EBC4"/>
    <w:rsid w:val="2675554B"/>
    <w:rsid w:val="267BC2B5"/>
    <w:rsid w:val="267C93EA"/>
    <w:rsid w:val="269BC7B8"/>
    <w:rsid w:val="26A18A59"/>
    <w:rsid w:val="26B4968C"/>
    <w:rsid w:val="26BAD13E"/>
    <w:rsid w:val="26C9FD03"/>
    <w:rsid w:val="26CF3C6E"/>
    <w:rsid w:val="26DE2504"/>
    <w:rsid w:val="2736FA52"/>
    <w:rsid w:val="27612B68"/>
    <w:rsid w:val="276D0B84"/>
    <w:rsid w:val="277172F9"/>
    <w:rsid w:val="27784368"/>
    <w:rsid w:val="27871D27"/>
    <w:rsid w:val="27C78BFB"/>
    <w:rsid w:val="2814C6C4"/>
    <w:rsid w:val="28547E7D"/>
    <w:rsid w:val="2860AD35"/>
    <w:rsid w:val="286227BB"/>
    <w:rsid w:val="2864BD18"/>
    <w:rsid w:val="28A2B646"/>
    <w:rsid w:val="28B03CD5"/>
    <w:rsid w:val="28CDFF7D"/>
    <w:rsid w:val="28DC26A7"/>
    <w:rsid w:val="28E34FBB"/>
    <w:rsid w:val="290D3A6A"/>
    <w:rsid w:val="29112845"/>
    <w:rsid w:val="292308DF"/>
    <w:rsid w:val="292BEAB7"/>
    <w:rsid w:val="2938CD55"/>
    <w:rsid w:val="2971E7D3"/>
    <w:rsid w:val="2979977F"/>
    <w:rsid w:val="2987D5BF"/>
    <w:rsid w:val="29C48374"/>
    <w:rsid w:val="2A0A4906"/>
    <w:rsid w:val="2A1E7327"/>
    <w:rsid w:val="2A209916"/>
    <w:rsid w:val="2A3123C0"/>
    <w:rsid w:val="2A53F5A7"/>
    <w:rsid w:val="2A74FEB6"/>
    <w:rsid w:val="2A796F41"/>
    <w:rsid w:val="2A7B9195"/>
    <w:rsid w:val="2A85B2EC"/>
    <w:rsid w:val="2AF1BEB8"/>
    <w:rsid w:val="2AF5F78D"/>
    <w:rsid w:val="2AF67A89"/>
    <w:rsid w:val="2B07EFC9"/>
    <w:rsid w:val="2B21CC5E"/>
    <w:rsid w:val="2B2E637A"/>
    <w:rsid w:val="2B96D6CE"/>
    <w:rsid w:val="2BED079B"/>
    <w:rsid w:val="2BF786DC"/>
    <w:rsid w:val="2C1A65AA"/>
    <w:rsid w:val="2C222853"/>
    <w:rsid w:val="2C2A7ED4"/>
    <w:rsid w:val="2C390732"/>
    <w:rsid w:val="2C478D43"/>
    <w:rsid w:val="2C4800B2"/>
    <w:rsid w:val="2C98D749"/>
    <w:rsid w:val="2CB79743"/>
    <w:rsid w:val="2CE868CA"/>
    <w:rsid w:val="2CF417C4"/>
    <w:rsid w:val="2D0DCD5D"/>
    <w:rsid w:val="2D17ADD4"/>
    <w:rsid w:val="2D50F199"/>
    <w:rsid w:val="2D5EAB4C"/>
    <w:rsid w:val="2D726E0C"/>
    <w:rsid w:val="2D815018"/>
    <w:rsid w:val="2DCAA8B6"/>
    <w:rsid w:val="2DCBF2DF"/>
    <w:rsid w:val="2DDA2742"/>
    <w:rsid w:val="2DDC492F"/>
    <w:rsid w:val="2DF0D7F7"/>
    <w:rsid w:val="2DF88E38"/>
    <w:rsid w:val="2E206DDE"/>
    <w:rsid w:val="2E3C9EFC"/>
    <w:rsid w:val="2E3F6113"/>
    <w:rsid w:val="2E4C8562"/>
    <w:rsid w:val="2E6630FF"/>
    <w:rsid w:val="2E6C9508"/>
    <w:rsid w:val="2E79804D"/>
    <w:rsid w:val="2EAD981A"/>
    <w:rsid w:val="2EB0862B"/>
    <w:rsid w:val="2EC0CB07"/>
    <w:rsid w:val="2EC7FA47"/>
    <w:rsid w:val="2ECC74F8"/>
    <w:rsid w:val="2EE14B83"/>
    <w:rsid w:val="2EE3CBE2"/>
    <w:rsid w:val="2EF5B4BA"/>
    <w:rsid w:val="2F203054"/>
    <w:rsid w:val="2F282DE2"/>
    <w:rsid w:val="2F536B1D"/>
    <w:rsid w:val="2F621C0A"/>
    <w:rsid w:val="2F6F790E"/>
    <w:rsid w:val="2F9EF18F"/>
    <w:rsid w:val="2FD79D3F"/>
    <w:rsid w:val="2FE74288"/>
    <w:rsid w:val="2FFEBA64"/>
    <w:rsid w:val="300C143B"/>
    <w:rsid w:val="306B03F7"/>
    <w:rsid w:val="307A6B25"/>
    <w:rsid w:val="30879109"/>
    <w:rsid w:val="3098DB11"/>
    <w:rsid w:val="30AA0ECE"/>
    <w:rsid w:val="30B1424E"/>
    <w:rsid w:val="30D5C537"/>
    <w:rsid w:val="310E25BB"/>
    <w:rsid w:val="31101B59"/>
    <w:rsid w:val="3123FFD6"/>
    <w:rsid w:val="3173B449"/>
    <w:rsid w:val="317838F7"/>
    <w:rsid w:val="31859CE0"/>
    <w:rsid w:val="319529CE"/>
    <w:rsid w:val="31ACAF71"/>
    <w:rsid w:val="31B79130"/>
    <w:rsid w:val="31BAACC0"/>
    <w:rsid w:val="31BF4F3E"/>
    <w:rsid w:val="31CC20B5"/>
    <w:rsid w:val="31D12E45"/>
    <w:rsid w:val="31D26AA5"/>
    <w:rsid w:val="31E8F3C2"/>
    <w:rsid w:val="31F58086"/>
    <w:rsid w:val="322D0603"/>
    <w:rsid w:val="32376220"/>
    <w:rsid w:val="325046FE"/>
    <w:rsid w:val="3259B876"/>
    <w:rsid w:val="32688234"/>
    <w:rsid w:val="326ABB2B"/>
    <w:rsid w:val="327E73FD"/>
    <w:rsid w:val="3294B723"/>
    <w:rsid w:val="3296D29E"/>
    <w:rsid w:val="32CA199A"/>
    <w:rsid w:val="32DC8843"/>
    <w:rsid w:val="32ED1E90"/>
    <w:rsid w:val="33134CC5"/>
    <w:rsid w:val="331EE34A"/>
    <w:rsid w:val="332079C5"/>
    <w:rsid w:val="332A1742"/>
    <w:rsid w:val="33400124"/>
    <w:rsid w:val="334B54E7"/>
    <w:rsid w:val="335EDC13"/>
    <w:rsid w:val="3394E876"/>
    <w:rsid w:val="339A127A"/>
    <w:rsid w:val="33E1AF90"/>
    <w:rsid w:val="33E7A6D0"/>
    <w:rsid w:val="340A717F"/>
    <w:rsid w:val="34534688"/>
    <w:rsid w:val="3466DFC5"/>
    <w:rsid w:val="3469786D"/>
    <w:rsid w:val="3483A03A"/>
    <w:rsid w:val="34B77AAC"/>
    <w:rsid w:val="34CB415F"/>
    <w:rsid w:val="34E3BF1C"/>
    <w:rsid w:val="34E840B2"/>
    <w:rsid w:val="351FAFD6"/>
    <w:rsid w:val="35256693"/>
    <w:rsid w:val="352DD99F"/>
    <w:rsid w:val="3535CF5F"/>
    <w:rsid w:val="358E12AB"/>
    <w:rsid w:val="35966C21"/>
    <w:rsid w:val="35B1CEC2"/>
    <w:rsid w:val="35C17EDB"/>
    <w:rsid w:val="35DAA93D"/>
    <w:rsid w:val="35ED1C90"/>
    <w:rsid w:val="35F53BEC"/>
    <w:rsid w:val="363F244E"/>
    <w:rsid w:val="367D1E4D"/>
    <w:rsid w:val="369BE49E"/>
    <w:rsid w:val="36A407F0"/>
    <w:rsid w:val="36BF9A84"/>
    <w:rsid w:val="36C1C084"/>
    <w:rsid w:val="36CD9D2B"/>
    <w:rsid w:val="36EB49A9"/>
    <w:rsid w:val="370DB5C7"/>
    <w:rsid w:val="378B1802"/>
    <w:rsid w:val="37975D4A"/>
    <w:rsid w:val="37D82D52"/>
    <w:rsid w:val="37FA3E16"/>
    <w:rsid w:val="3803F77A"/>
    <w:rsid w:val="382A0AEC"/>
    <w:rsid w:val="3871A5A3"/>
    <w:rsid w:val="3893DF08"/>
    <w:rsid w:val="38E7ADDB"/>
    <w:rsid w:val="390CF75E"/>
    <w:rsid w:val="393EC80C"/>
    <w:rsid w:val="39670596"/>
    <w:rsid w:val="39A9B209"/>
    <w:rsid w:val="39DF2AB5"/>
    <w:rsid w:val="3A286584"/>
    <w:rsid w:val="3A474FE1"/>
    <w:rsid w:val="3A6467A0"/>
    <w:rsid w:val="3A6F069B"/>
    <w:rsid w:val="3A791E8F"/>
    <w:rsid w:val="3A9215A9"/>
    <w:rsid w:val="3A9B4E75"/>
    <w:rsid w:val="3A9CBF71"/>
    <w:rsid w:val="3AC4C6F5"/>
    <w:rsid w:val="3AD57FEB"/>
    <w:rsid w:val="3AE5576F"/>
    <w:rsid w:val="3B2055C6"/>
    <w:rsid w:val="3B33F6F6"/>
    <w:rsid w:val="3B452A1F"/>
    <w:rsid w:val="3B58C36F"/>
    <w:rsid w:val="3B7200BA"/>
    <w:rsid w:val="3B784168"/>
    <w:rsid w:val="3BA79CCA"/>
    <w:rsid w:val="3BCC6065"/>
    <w:rsid w:val="3BE2483F"/>
    <w:rsid w:val="3BFDB324"/>
    <w:rsid w:val="3C21D6AB"/>
    <w:rsid w:val="3C277213"/>
    <w:rsid w:val="3C3CDCC3"/>
    <w:rsid w:val="3C71555E"/>
    <w:rsid w:val="3C963AD5"/>
    <w:rsid w:val="3C9B7523"/>
    <w:rsid w:val="3CB11FFE"/>
    <w:rsid w:val="3CBCE344"/>
    <w:rsid w:val="3CBF769A"/>
    <w:rsid w:val="3CC75C0B"/>
    <w:rsid w:val="3CCB403E"/>
    <w:rsid w:val="3CD447DE"/>
    <w:rsid w:val="3CF656E0"/>
    <w:rsid w:val="3D3ED2EE"/>
    <w:rsid w:val="3D42765B"/>
    <w:rsid w:val="3D5978D0"/>
    <w:rsid w:val="3D6C59CA"/>
    <w:rsid w:val="3DE4FD1F"/>
    <w:rsid w:val="3E06B5B2"/>
    <w:rsid w:val="3E070B40"/>
    <w:rsid w:val="3E18C47A"/>
    <w:rsid w:val="3E4319B1"/>
    <w:rsid w:val="3E4760A5"/>
    <w:rsid w:val="3E4D3D77"/>
    <w:rsid w:val="3E4E9213"/>
    <w:rsid w:val="3E572448"/>
    <w:rsid w:val="3E68F3F6"/>
    <w:rsid w:val="3E7FD283"/>
    <w:rsid w:val="3E887672"/>
    <w:rsid w:val="3E9B72D6"/>
    <w:rsid w:val="3EAA03C8"/>
    <w:rsid w:val="3EBD1914"/>
    <w:rsid w:val="3ED7ACCF"/>
    <w:rsid w:val="3EDAF3FA"/>
    <w:rsid w:val="3F64218D"/>
    <w:rsid w:val="3F755E20"/>
    <w:rsid w:val="3F83694F"/>
    <w:rsid w:val="3F9BC3BF"/>
    <w:rsid w:val="3FA295B3"/>
    <w:rsid w:val="3FB26884"/>
    <w:rsid w:val="3FCAEBD0"/>
    <w:rsid w:val="3FE38831"/>
    <w:rsid w:val="3FF64C07"/>
    <w:rsid w:val="401C591D"/>
    <w:rsid w:val="40483587"/>
    <w:rsid w:val="404A042C"/>
    <w:rsid w:val="404EA52C"/>
    <w:rsid w:val="405EFDBF"/>
    <w:rsid w:val="407BCE62"/>
    <w:rsid w:val="408924AA"/>
    <w:rsid w:val="40B8800C"/>
    <w:rsid w:val="40C5139B"/>
    <w:rsid w:val="40D90DC6"/>
    <w:rsid w:val="40ECE995"/>
    <w:rsid w:val="410662DF"/>
    <w:rsid w:val="4135E553"/>
    <w:rsid w:val="41442C29"/>
    <w:rsid w:val="41484498"/>
    <w:rsid w:val="4154D292"/>
    <w:rsid w:val="41693C25"/>
    <w:rsid w:val="41AB8DE8"/>
    <w:rsid w:val="41C615E9"/>
    <w:rsid w:val="4202E1E9"/>
    <w:rsid w:val="4228EB65"/>
    <w:rsid w:val="4253CD15"/>
    <w:rsid w:val="4275C458"/>
    <w:rsid w:val="427E24A6"/>
    <w:rsid w:val="428713E9"/>
    <w:rsid w:val="42B3D2A3"/>
    <w:rsid w:val="42CA0C01"/>
    <w:rsid w:val="42F90D3B"/>
    <w:rsid w:val="430B0B47"/>
    <w:rsid w:val="430E1D23"/>
    <w:rsid w:val="434D077F"/>
    <w:rsid w:val="4353656D"/>
    <w:rsid w:val="435DF7B7"/>
    <w:rsid w:val="43657F7E"/>
    <w:rsid w:val="4375C3D0"/>
    <w:rsid w:val="439441E2"/>
    <w:rsid w:val="43AB41C3"/>
    <w:rsid w:val="43AEE37A"/>
    <w:rsid w:val="43D168B7"/>
    <w:rsid w:val="441925AB"/>
    <w:rsid w:val="44387A39"/>
    <w:rsid w:val="443C3000"/>
    <w:rsid w:val="4459B5AD"/>
    <w:rsid w:val="446E9336"/>
    <w:rsid w:val="44703FDC"/>
    <w:rsid w:val="44B5EA00"/>
    <w:rsid w:val="44CF90A9"/>
    <w:rsid w:val="44D7A01C"/>
    <w:rsid w:val="44F0A83D"/>
    <w:rsid w:val="44F38C03"/>
    <w:rsid w:val="44FE5EFB"/>
    <w:rsid w:val="4502F5F7"/>
    <w:rsid w:val="451AA256"/>
    <w:rsid w:val="451D2C69"/>
    <w:rsid w:val="453217B7"/>
    <w:rsid w:val="453CBA59"/>
    <w:rsid w:val="455BCA64"/>
    <w:rsid w:val="456491C3"/>
    <w:rsid w:val="4579E6C2"/>
    <w:rsid w:val="4591FAF1"/>
    <w:rsid w:val="45A372B1"/>
    <w:rsid w:val="45B9C336"/>
    <w:rsid w:val="45C1CD1A"/>
    <w:rsid w:val="45D8BD96"/>
    <w:rsid w:val="461EBC22"/>
    <w:rsid w:val="462C4F1F"/>
    <w:rsid w:val="465A846A"/>
    <w:rsid w:val="465FEDDD"/>
    <w:rsid w:val="4668AAE7"/>
    <w:rsid w:val="46697435"/>
    <w:rsid w:val="466CB0C8"/>
    <w:rsid w:val="46B43BB0"/>
    <w:rsid w:val="46B48E25"/>
    <w:rsid w:val="4724CB18"/>
    <w:rsid w:val="472AEF63"/>
    <w:rsid w:val="4765309B"/>
    <w:rsid w:val="4793CCEB"/>
    <w:rsid w:val="47F71F81"/>
    <w:rsid w:val="48023CC9"/>
    <w:rsid w:val="48060757"/>
    <w:rsid w:val="480FC1D2"/>
    <w:rsid w:val="4847B7BC"/>
    <w:rsid w:val="48597389"/>
    <w:rsid w:val="490B53E4"/>
    <w:rsid w:val="49374BBB"/>
    <w:rsid w:val="4989396D"/>
    <w:rsid w:val="499A6E80"/>
    <w:rsid w:val="49A89B3A"/>
    <w:rsid w:val="49C264C9"/>
    <w:rsid w:val="4A1024DA"/>
    <w:rsid w:val="4A2109AB"/>
    <w:rsid w:val="4A365CD0"/>
    <w:rsid w:val="4A4DC7E4"/>
    <w:rsid w:val="4A6779BE"/>
    <w:rsid w:val="4A97635B"/>
    <w:rsid w:val="4A9C26EE"/>
    <w:rsid w:val="4ABDEEC2"/>
    <w:rsid w:val="4AC6B5C6"/>
    <w:rsid w:val="4AE2847B"/>
    <w:rsid w:val="4B118F0E"/>
    <w:rsid w:val="4B4AE795"/>
    <w:rsid w:val="4B4BA449"/>
    <w:rsid w:val="4B4ED08E"/>
    <w:rsid w:val="4B95B1AD"/>
    <w:rsid w:val="4BA972F9"/>
    <w:rsid w:val="4BB574E5"/>
    <w:rsid w:val="4BD99470"/>
    <w:rsid w:val="4BDF67C7"/>
    <w:rsid w:val="4C0DF7CA"/>
    <w:rsid w:val="4C14E8A9"/>
    <w:rsid w:val="4C4A354F"/>
    <w:rsid w:val="4C633E4C"/>
    <w:rsid w:val="4C646D3C"/>
    <w:rsid w:val="4C8245F1"/>
    <w:rsid w:val="4C98C0C7"/>
    <w:rsid w:val="4CA4E828"/>
    <w:rsid w:val="4CC1F7AF"/>
    <w:rsid w:val="4D2D256B"/>
    <w:rsid w:val="4D50517A"/>
    <w:rsid w:val="4D91DD92"/>
    <w:rsid w:val="4D96C392"/>
    <w:rsid w:val="4DAEEF99"/>
    <w:rsid w:val="4DB1C785"/>
    <w:rsid w:val="4DCD42F5"/>
    <w:rsid w:val="4DEE5314"/>
    <w:rsid w:val="4E06AED7"/>
    <w:rsid w:val="4E1CE1DC"/>
    <w:rsid w:val="4E30ACA3"/>
    <w:rsid w:val="4E57F307"/>
    <w:rsid w:val="4E5AEA21"/>
    <w:rsid w:val="4E5AFDBF"/>
    <w:rsid w:val="4E8C755B"/>
    <w:rsid w:val="4E9531FE"/>
    <w:rsid w:val="4E99B957"/>
    <w:rsid w:val="4EA1257D"/>
    <w:rsid w:val="4F022026"/>
    <w:rsid w:val="4F28BC76"/>
    <w:rsid w:val="4F382D36"/>
    <w:rsid w:val="4F4A1081"/>
    <w:rsid w:val="4F51B161"/>
    <w:rsid w:val="4F574944"/>
    <w:rsid w:val="4F646263"/>
    <w:rsid w:val="4F76CE45"/>
    <w:rsid w:val="4FACCCC4"/>
    <w:rsid w:val="4FE4DAB7"/>
    <w:rsid w:val="4FFA3782"/>
    <w:rsid w:val="50042329"/>
    <w:rsid w:val="502EE32D"/>
    <w:rsid w:val="5078D6B7"/>
    <w:rsid w:val="50856392"/>
    <w:rsid w:val="50A303A3"/>
    <w:rsid w:val="50BC07F6"/>
    <w:rsid w:val="50D1852C"/>
    <w:rsid w:val="50DEC003"/>
    <w:rsid w:val="50EDF916"/>
    <w:rsid w:val="50F7A8B3"/>
    <w:rsid w:val="5109CBB7"/>
    <w:rsid w:val="512ACC8F"/>
    <w:rsid w:val="512B4408"/>
    <w:rsid w:val="515F9F5E"/>
    <w:rsid w:val="519523F1"/>
    <w:rsid w:val="51E7F7BB"/>
    <w:rsid w:val="51F018D4"/>
    <w:rsid w:val="520429A2"/>
    <w:rsid w:val="521EA9A5"/>
    <w:rsid w:val="5220992C"/>
    <w:rsid w:val="526A44D0"/>
    <w:rsid w:val="5292333D"/>
    <w:rsid w:val="52937914"/>
    <w:rsid w:val="529A4539"/>
    <w:rsid w:val="52DC6799"/>
    <w:rsid w:val="52E2686D"/>
    <w:rsid w:val="52E49865"/>
    <w:rsid w:val="530E9839"/>
    <w:rsid w:val="53156AEF"/>
    <w:rsid w:val="53329375"/>
    <w:rsid w:val="534CC159"/>
    <w:rsid w:val="537598AA"/>
    <w:rsid w:val="5394FBAF"/>
    <w:rsid w:val="53A4712C"/>
    <w:rsid w:val="53C60FF2"/>
    <w:rsid w:val="53DBF696"/>
    <w:rsid w:val="544155C3"/>
    <w:rsid w:val="545870C0"/>
    <w:rsid w:val="547AA399"/>
    <w:rsid w:val="547FA22C"/>
    <w:rsid w:val="54B8D7BF"/>
    <w:rsid w:val="5508E62C"/>
    <w:rsid w:val="552CDBBB"/>
    <w:rsid w:val="553784AA"/>
    <w:rsid w:val="55578EEA"/>
    <w:rsid w:val="556F1FEA"/>
    <w:rsid w:val="5578154C"/>
    <w:rsid w:val="55AB33DE"/>
    <w:rsid w:val="55ABCE7D"/>
    <w:rsid w:val="55BB994F"/>
    <w:rsid w:val="55BD173C"/>
    <w:rsid w:val="55D9BA93"/>
    <w:rsid w:val="55E4D4EC"/>
    <w:rsid w:val="55E622DE"/>
    <w:rsid w:val="55F5E0D6"/>
    <w:rsid w:val="55F654FA"/>
    <w:rsid w:val="56006E98"/>
    <w:rsid w:val="562ED899"/>
    <w:rsid w:val="5636ED37"/>
    <w:rsid w:val="56473E9C"/>
    <w:rsid w:val="56520F78"/>
    <w:rsid w:val="5654F143"/>
    <w:rsid w:val="5660862C"/>
    <w:rsid w:val="5663CF35"/>
    <w:rsid w:val="56736A4D"/>
    <w:rsid w:val="568C00F5"/>
    <w:rsid w:val="56C18009"/>
    <w:rsid w:val="56C26FB8"/>
    <w:rsid w:val="56D676A2"/>
    <w:rsid w:val="56DD1441"/>
    <w:rsid w:val="56F7F24C"/>
    <w:rsid w:val="570CC2AF"/>
    <w:rsid w:val="5734D57A"/>
    <w:rsid w:val="5737B24F"/>
    <w:rsid w:val="5739FB86"/>
    <w:rsid w:val="5756A89B"/>
    <w:rsid w:val="575E6477"/>
    <w:rsid w:val="577A8AA2"/>
    <w:rsid w:val="57A0C658"/>
    <w:rsid w:val="57DD3BF2"/>
    <w:rsid w:val="57E414EE"/>
    <w:rsid w:val="581BA19D"/>
    <w:rsid w:val="58282002"/>
    <w:rsid w:val="5832C263"/>
    <w:rsid w:val="58538967"/>
    <w:rsid w:val="5871C5DD"/>
    <w:rsid w:val="58BD70AC"/>
    <w:rsid w:val="5903254D"/>
    <w:rsid w:val="595F7A22"/>
    <w:rsid w:val="5987E47C"/>
    <w:rsid w:val="599729CC"/>
    <w:rsid w:val="59A5D4ED"/>
    <w:rsid w:val="59FCD7F5"/>
    <w:rsid w:val="5A01B024"/>
    <w:rsid w:val="5A0AA05E"/>
    <w:rsid w:val="5A0C50FC"/>
    <w:rsid w:val="5A0CB5A3"/>
    <w:rsid w:val="5A390E60"/>
    <w:rsid w:val="5A3D9D2A"/>
    <w:rsid w:val="5A46EF38"/>
    <w:rsid w:val="5A6A6E54"/>
    <w:rsid w:val="5A719191"/>
    <w:rsid w:val="5A7FD10D"/>
    <w:rsid w:val="5A80E9DB"/>
    <w:rsid w:val="5A816BA2"/>
    <w:rsid w:val="5A909894"/>
    <w:rsid w:val="5AA1539F"/>
    <w:rsid w:val="5AA4538F"/>
    <w:rsid w:val="5AFD3FA0"/>
    <w:rsid w:val="5B0568FE"/>
    <w:rsid w:val="5B2A3E44"/>
    <w:rsid w:val="5B4585D7"/>
    <w:rsid w:val="5B492D32"/>
    <w:rsid w:val="5B61F0FD"/>
    <w:rsid w:val="5B771DFA"/>
    <w:rsid w:val="5B79BA23"/>
    <w:rsid w:val="5B8A356C"/>
    <w:rsid w:val="5BB915E5"/>
    <w:rsid w:val="5BE45AB3"/>
    <w:rsid w:val="5BF0067D"/>
    <w:rsid w:val="5C0116B6"/>
    <w:rsid w:val="5C05A856"/>
    <w:rsid w:val="5C0C7E19"/>
    <w:rsid w:val="5C2DA233"/>
    <w:rsid w:val="5C5DA305"/>
    <w:rsid w:val="5C6232F2"/>
    <w:rsid w:val="5C625792"/>
    <w:rsid w:val="5C9D1340"/>
    <w:rsid w:val="5CA4FFCB"/>
    <w:rsid w:val="5CDF4A3D"/>
    <w:rsid w:val="5CFB9125"/>
    <w:rsid w:val="5D17BE85"/>
    <w:rsid w:val="5D58946C"/>
    <w:rsid w:val="5D6E2F5A"/>
    <w:rsid w:val="5D70A0EB"/>
    <w:rsid w:val="5D8F6EFB"/>
    <w:rsid w:val="5DB0BC2B"/>
    <w:rsid w:val="5DB1EC3B"/>
    <w:rsid w:val="5DB36114"/>
    <w:rsid w:val="5DB82682"/>
    <w:rsid w:val="5DCE126D"/>
    <w:rsid w:val="5DDDD0F1"/>
    <w:rsid w:val="5E344F21"/>
    <w:rsid w:val="5E36DA81"/>
    <w:rsid w:val="5E46D8F4"/>
    <w:rsid w:val="5E4F2422"/>
    <w:rsid w:val="5E5A5C37"/>
    <w:rsid w:val="5E79B9C6"/>
    <w:rsid w:val="5E88C9EF"/>
    <w:rsid w:val="5E8975F4"/>
    <w:rsid w:val="5EA6A582"/>
    <w:rsid w:val="5EB87B81"/>
    <w:rsid w:val="5EC16FBE"/>
    <w:rsid w:val="5EC20736"/>
    <w:rsid w:val="5F099FAB"/>
    <w:rsid w:val="5F11E054"/>
    <w:rsid w:val="5F697D2C"/>
    <w:rsid w:val="5F6CD929"/>
    <w:rsid w:val="5F738FB3"/>
    <w:rsid w:val="5F9A6F8F"/>
    <w:rsid w:val="5FAE1821"/>
    <w:rsid w:val="5FE6E9FF"/>
    <w:rsid w:val="5FFA7B9D"/>
    <w:rsid w:val="5FFDAF67"/>
    <w:rsid w:val="600593FB"/>
    <w:rsid w:val="602AEA52"/>
    <w:rsid w:val="603331E7"/>
    <w:rsid w:val="603F8536"/>
    <w:rsid w:val="604A06FC"/>
    <w:rsid w:val="605255BF"/>
    <w:rsid w:val="607117FE"/>
    <w:rsid w:val="6097FC97"/>
    <w:rsid w:val="6098DA6A"/>
    <w:rsid w:val="609DAE5D"/>
    <w:rsid w:val="60BD3BD4"/>
    <w:rsid w:val="60F398AA"/>
    <w:rsid w:val="612B52AC"/>
    <w:rsid w:val="61360AC1"/>
    <w:rsid w:val="6138617A"/>
    <w:rsid w:val="6144513B"/>
    <w:rsid w:val="61A01E4B"/>
    <w:rsid w:val="61B4F6A4"/>
    <w:rsid w:val="61B65E64"/>
    <w:rsid w:val="61E278D4"/>
    <w:rsid w:val="62056954"/>
    <w:rsid w:val="622C7F0E"/>
    <w:rsid w:val="629DE256"/>
    <w:rsid w:val="62A99CDE"/>
    <w:rsid w:val="62B3712E"/>
    <w:rsid w:val="62DEDA06"/>
    <w:rsid w:val="63320803"/>
    <w:rsid w:val="6351B05A"/>
    <w:rsid w:val="636B1363"/>
    <w:rsid w:val="63768E80"/>
    <w:rsid w:val="6379790B"/>
    <w:rsid w:val="637AAF7F"/>
    <w:rsid w:val="6389D452"/>
    <w:rsid w:val="639BB5C9"/>
    <w:rsid w:val="63A0BB33"/>
    <w:rsid w:val="63A3B615"/>
    <w:rsid w:val="63B4AB55"/>
    <w:rsid w:val="63B8E054"/>
    <w:rsid w:val="63D8A8E0"/>
    <w:rsid w:val="63E0EFBC"/>
    <w:rsid w:val="63EFA08B"/>
    <w:rsid w:val="6403802D"/>
    <w:rsid w:val="643379D1"/>
    <w:rsid w:val="6435173B"/>
    <w:rsid w:val="6462FB65"/>
    <w:rsid w:val="6477F638"/>
    <w:rsid w:val="647FD1E5"/>
    <w:rsid w:val="648C19AE"/>
    <w:rsid w:val="64A6E964"/>
    <w:rsid w:val="64E19B2A"/>
    <w:rsid w:val="64E98F1C"/>
    <w:rsid w:val="64EBBA53"/>
    <w:rsid w:val="6506A30A"/>
    <w:rsid w:val="65488DA4"/>
    <w:rsid w:val="654B53FA"/>
    <w:rsid w:val="65529A72"/>
    <w:rsid w:val="6552F9A4"/>
    <w:rsid w:val="656C59E5"/>
    <w:rsid w:val="6578C58D"/>
    <w:rsid w:val="657B03CF"/>
    <w:rsid w:val="658E7B71"/>
    <w:rsid w:val="65B1D864"/>
    <w:rsid w:val="65C74911"/>
    <w:rsid w:val="65DEC70D"/>
    <w:rsid w:val="65F96DF8"/>
    <w:rsid w:val="65FE1FE4"/>
    <w:rsid w:val="660CC4D1"/>
    <w:rsid w:val="660ED8A8"/>
    <w:rsid w:val="661F9FEE"/>
    <w:rsid w:val="66251DCE"/>
    <w:rsid w:val="66498254"/>
    <w:rsid w:val="6659E199"/>
    <w:rsid w:val="665ED97E"/>
    <w:rsid w:val="666105C1"/>
    <w:rsid w:val="667254DA"/>
    <w:rsid w:val="66B3E8C7"/>
    <w:rsid w:val="66BBFC70"/>
    <w:rsid w:val="66D0D8CD"/>
    <w:rsid w:val="66D37314"/>
    <w:rsid w:val="66DDBB81"/>
    <w:rsid w:val="671E53BF"/>
    <w:rsid w:val="672B649F"/>
    <w:rsid w:val="674C0988"/>
    <w:rsid w:val="678E38BB"/>
    <w:rsid w:val="67E007E4"/>
    <w:rsid w:val="67E63C6C"/>
    <w:rsid w:val="67F9E930"/>
    <w:rsid w:val="68111920"/>
    <w:rsid w:val="68160EBE"/>
    <w:rsid w:val="6823A438"/>
    <w:rsid w:val="6841F699"/>
    <w:rsid w:val="68441186"/>
    <w:rsid w:val="68643076"/>
    <w:rsid w:val="686A20B7"/>
    <w:rsid w:val="686DF627"/>
    <w:rsid w:val="689F8199"/>
    <w:rsid w:val="68B4395F"/>
    <w:rsid w:val="68C20561"/>
    <w:rsid w:val="68E00E26"/>
    <w:rsid w:val="69075ABE"/>
    <w:rsid w:val="69136065"/>
    <w:rsid w:val="6917B580"/>
    <w:rsid w:val="69184CF8"/>
    <w:rsid w:val="69209D31"/>
    <w:rsid w:val="693A1584"/>
    <w:rsid w:val="694863FB"/>
    <w:rsid w:val="6949C314"/>
    <w:rsid w:val="695A8616"/>
    <w:rsid w:val="697DF66D"/>
    <w:rsid w:val="6988C47F"/>
    <w:rsid w:val="69AC1351"/>
    <w:rsid w:val="69B7D46F"/>
    <w:rsid w:val="69C57C92"/>
    <w:rsid w:val="69CC58E3"/>
    <w:rsid w:val="69D8FF3B"/>
    <w:rsid w:val="6A0C36E7"/>
    <w:rsid w:val="6A222671"/>
    <w:rsid w:val="6A233D1B"/>
    <w:rsid w:val="6A2ACAC0"/>
    <w:rsid w:val="6A509BA5"/>
    <w:rsid w:val="6A790F85"/>
    <w:rsid w:val="6A8A36D8"/>
    <w:rsid w:val="6A9CD15B"/>
    <w:rsid w:val="6AB2BDE7"/>
    <w:rsid w:val="6ADBE60A"/>
    <w:rsid w:val="6AE4EEB1"/>
    <w:rsid w:val="6B308EDC"/>
    <w:rsid w:val="6B5F8252"/>
    <w:rsid w:val="6B6F6361"/>
    <w:rsid w:val="6B828E70"/>
    <w:rsid w:val="6BA772B3"/>
    <w:rsid w:val="6BB365FE"/>
    <w:rsid w:val="6BB572CF"/>
    <w:rsid w:val="6BB863EA"/>
    <w:rsid w:val="6BC36119"/>
    <w:rsid w:val="6BC6C831"/>
    <w:rsid w:val="6BF55202"/>
    <w:rsid w:val="6C26D812"/>
    <w:rsid w:val="6C3ADED8"/>
    <w:rsid w:val="6C61E947"/>
    <w:rsid w:val="6C92D41E"/>
    <w:rsid w:val="6CDAE5E9"/>
    <w:rsid w:val="6CED15F8"/>
    <w:rsid w:val="6D09C9C7"/>
    <w:rsid w:val="6D0B33C2"/>
    <w:rsid w:val="6D323A13"/>
    <w:rsid w:val="6D81826B"/>
    <w:rsid w:val="6D82D5FB"/>
    <w:rsid w:val="6D9911FB"/>
    <w:rsid w:val="6DE83257"/>
    <w:rsid w:val="6DF54058"/>
    <w:rsid w:val="6E3297EA"/>
    <w:rsid w:val="6E477D93"/>
    <w:rsid w:val="6E513386"/>
    <w:rsid w:val="6E61D131"/>
    <w:rsid w:val="6E7FF056"/>
    <w:rsid w:val="6E904AD1"/>
    <w:rsid w:val="6EBFE33E"/>
    <w:rsid w:val="6EC6EA1B"/>
    <w:rsid w:val="6EF47639"/>
    <w:rsid w:val="6F1DE16B"/>
    <w:rsid w:val="6F2EB28C"/>
    <w:rsid w:val="6F3E61B9"/>
    <w:rsid w:val="6F4FFAC6"/>
    <w:rsid w:val="6F5250A0"/>
    <w:rsid w:val="6F5ECE49"/>
    <w:rsid w:val="6F67DA5A"/>
    <w:rsid w:val="6F6E957B"/>
    <w:rsid w:val="6F6EF789"/>
    <w:rsid w:val="6F710EE4"/>
    <w:rsid w:val="6F88010A"/>
    <w:rsid w:val="6F881FE6"/>
    <w:rsid w:val="6FAD59D7"/>
    <w:rsid w:val="6FB8E7C3"/>
    <w:rsid w:val="6FB9B8BC"/>
    <w:rsid w:val="6FBFCED8"/>
    <w:rsid w:val="6FD0C62C"/>
    <w:rsid w:val="6FE607A2"/>
    <w:rsid w:val="7036588C"/>
    <w:rsid w:val="7036F8F4"/>
    <w:rsid w:val="70409E39"/>
    <w:rsid w:val="707174CD"/>
    <w:rsid w:val="70970B28"/>
    <w:rsid w:val="70A4DD17"/>
    <w:rsid w:val="70C834E9"/>
    <w:rsid w:val="7108D3C5"/>
    <w:rsid w:val="71166F57"/>
    <w:rsid w:val="7137D00A"/>
    <w:rsid w:val="7162842B"/>
    <w:rsid w:val="7165F7EC"/>
    <w:rsid w:val="717450C7"/>
    <w:rsid w:val="71B5DD15"/>
    <w:rsid w:val="71C80F20"/>
    <w:rsid w:val="720A3A1B"/>
    <w:rsid w:val="721B53E0"/>
    <w:rsid w:val="724228D3"/>
    <w:rsid w:val="725A35D8"/>
    <w:rsid w:val="7278C978"/>
    <w:rsid w:val="72AB2F41"/>
    <w:rsid w:val="72BD60DF"/>
    <w:rsid w:val="72BFC0A8"/>
    <w:rsid w:val="72D1F139"/>
    <w:rsid w:val="72D766FB"/>
    <w:rsid w:val="72EBAB9A"/>
    <w:rsid w:val="72EDA4D3"/>
    <w:rsid w:val="72EEC280"/>
    <w:rsid w:val="72F6FF79"/>
    <w:rsid w:val="72F91179"/>
    <w:rsid w:val="7304393A"/>
    <w:rsid w:val="732F5210"/>
    <w:rsid w:val="733FB95C"/>
    <w:rsid w:val="73510AB3"/>
    <w:rsid w:val="7363E2AD"/>
    <w:rsid w:val="736877F3"/>
    <w:rsid w:val="736CCCDE"/>
    <w:rsid w:val="736FF287"/>
    <w:rsid w:val="73951867"/>
    <w:rsid w:val="73A1B65F"/>
    <w:rsid w:val="73A1DC92"/>
    <w:rsid w:val="73B3839B"/>
    <w:rsid w:val="73BE4DEB"/>
    <w:rsid w:val="73E327CE"/>
    <w:rsid w:val="73E8EDAA"/>
    <w:rsid w:val="74239B33"/>
    <w:rsid w:val="742C84D8"/>
    <w:rsid w:val="74355637"/>
    <w:rsid w:val="74477F9D"/>
    <w:rsid w:val="74488073"/>
    <w:rsid w:val="7455B7FA"/>
    <w:rsid w:val="7457DDF6"/>
    <w:rsid w:val="746F6C3C"/>
    <w:rsid w:val="74707FA8"/>
    <w:rsid w:val="74A7C02C"/>
    <w:rsid w:val="74AFEFC5"/>
    <w:rsid w:val="74EF50F6"/>
    <w:rsid w:val="74F2475B"/>
    <w:rsid w:val="75607086"/>
    <w:rsid w:val="757EA547"/>
    <w:rsid w:val="764A1522"/>
    <w:rsid w:val="766204E2"/>
    <w:rsid w:val="768B023B"/>
    <w:rsid w:val="76B421D0"/>
    <w:rsid w:val="76C98C2F"/>
    <w:rsid w:val="76E4380B"/>
    <w:rsid w:val="76F21AD7"/>
    <w:rsid w:val="76FC5689"/>
    <w:rsid w:val="76FC593F"/>
    <w:rsid w:val="77056086"/>
    <w:rsid w:val="7713DE77"/>
    <w:rsid w:val="771582D2"/>
    <w:rsid w:val="77398804"/>
    <w:rsid w:val="774294BE"/>
    <w:rsid w:val="7743F4A2"/>
    <w:rsid w:val="7748D948"/>
    <w:rsid w:val="7760950D"/>
    <w:rsid w:val="776210FC"/>
    <w:rsid w:val="77A3BC86"/>
    <w:rsid w:val="77BFA84F"/>
    <w:rsid w:val="77D40289"/>
    <w:rsid w:val="78000F23"/>
    <w:rsid w:val="78085484"/>
    <w:rsid w:val="78197BCB"/>
    <w:rsid w:val="7844F6DC"/>
    <w:rsid w:val="7875B9E7"/>
    <w:rsid w:val="787A6FED"/>
    <w:rsid w:val="78836F08"/>
    <w:rsid w:val="78AB8A9D"/>
    <w:rsid w:val="78D72D78"/>
    <w:rsid w:val="78EC7B82"/>
    <w:rsid w:val="79141975"/>
    <w:rsid w:val="79157A45"/>
    <w:rsid w:val="792FF98C"/>
    <w:rsid w:val="79366B5A"/>
    <w:rsid w:val="793A8108"/>
    <w:rsid w:val="795558E4"/>
    <w:rsid w:val="7971568F"/>
    <w:rsid w:val="799FC0F1"/>
    <w:rsid w:val="79E89127"/>
    <w:rsid w:val="79E8C4AD"/>
    <w:rsid w:val="7A03170B"/>
    <w:rsid w:val="7A115D85"/>
    <w:rsid w:val="7A1485BF"/>
    <w:rsid w:val="7A2F85E7"/>
    <w:rsid w:val="7A357CF5"/>
    <w:rsid w:val="7A3A4238"/>
    <w:rsid w:val="7AB8F932"/>
    <w:rsid w:val="7AD42B71"/>
    <w:rsid w:val="7AE640AF"/>
    <w:rsid w:val="7AEB17E4"/>
    <w:rsid w:val="7B376D3D"/>
    <w:rsid w:val="7BA5AB07"/>
    <w:rsid w:val="7BE377C0"/>
    <w:rsid w:val="7C0736C2"/>
    <w:rsid w:val="7C1CBAEB"/>
    <w:rsid w:val="7C4AE7F7"/>
    <w:rsid w:val="7C529D56"/>
    <w:rsid w:val="7C898DE9"/>
    <w:rsid w:val="7C9D6EA1"/>
    <w:rsid w:val="7CA773AC"/>
    <w:rsid w:val="7CB6861E"/>
    <w:rsid w:val="7CD745CD"/>
    <w:rsid w:val="7D022AB8"/>
    <w:rsid w:val="7D0F0219"/>
    <w:rsid w:val="7D2CB913"/>
    <w:rsid w:val="7D306E6E"/>
    <w:rsid w:val="7D30C771"/>
    <w:rsid w:val="7D32A5ED"/>
    <w:rsid w:val="7D336FDF"/>
    <w:rsid w:val="7D492B0A"/>
    <w:rsid w:val="7D5E6703"/>
    <w:rsid w:val="7D866D63"/>
    <w:rsid w:val="7DB81ACC"/>
    <w:rsid w:val="7DBD832E"/>
    <w:rsid w:val="7DD381A9"/>
    <w:rsid w:val="7DD46E5C"/>
    <w:rsid w:val="7DF13878"/>
    <w:rsid w:val="7E037D48"/>
    <w:rsid w:val="7E0AF0CB"/>
    <w:rsid w:val="7E0F135C"/>
    <w:rsid w:val="7E191ED6"/>
    <w:rsid w:val="7E1BD81A"/>
    <w:rsid w:val="7E27E61B"/>
    <w:rsid w:val="7E3E6B23"/>
    <w:rsid w:val="7E456823"/>
    <w:rsid w:val="7E7C5960"/>
    <w:rsid w:val="7E7CEBC3"/>
    <w:rsid w:val="7EA91B38"/>
    <w:rsid w:val="7EAF6E8D"/>
    <w:rsid w:val="7EB3DAB6"/>
    <w:rsid w:val="7EB80205"/>
    <w:rsid w:val="7ED0BF2B"/>
    <w:rsid w:val="7EE5C80D"/>
    <w:rsid w:val="7EECEC10"/>
    <w:rsid w:val="7EF07007"/>
    <w:rsid w:val="7F06CF9A"/>
    <w:rsid w:val="7F33EF66"/>
    <w:rsid w:val="7F531150"/>
    <w:rsid w:val="7F68370B"/>
    <w:rsid w:val="7F6CA5E3"/>
    <w:rsid w:val="7F85523E"/>
    <w:rsid w:val="7FBC3898"/>
    <w:rsid w:val="7FCBAAEE"/>
    <w:rsid w:val="7FE1D8C1"/>
    <w:rsid w:val="7FEF2947"/>
  </w:rsids>
  <m:mathPr>
    <m:mathFont m:val="Cambria Math"/>
    <m:brkBin m:val="before"/>
    <m:brkBinSub m:val="--"/>
    <m:smallFrac m:val="0"/>
    <m:dispDef/>
    <m:lMargin m:val="0"/>
    <m:rMargin m:val="0"/>
    <m:defJc m:val="centerGroup"/>
    <m:wrapIndent m:val="1440"/>
    <m:intLim m:val="subSup"/>
    <m:naryLim m:val="undOvr"/>
  </m:mathPr>
  <w:themeFontLang w:val="nb-NO"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76328"/>
  <w15:docId w15:val="{793671BB-D6D9-4564-B162-92980718C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locked="1" w:uiPriority="29"/>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820"/>
  </w:style>
  <w:style w:type="paragraph" w:styleId="Heading1">
    <w:name w:val="heading 1"/>
    <w:basedOn w:val="ListHeading"/>
    <w:next w:val="Normal"/>
    <w:link w:val="Heading1Char"/>
    <w:uiPriority w:val="9"/>
    <w:qFormat/>
    <w:rsid w:val="007E5CF3"/>
    <w:pPr>
      <w:keepNext/>
      <w:keepLines/>
      <w:pBdr>
        <w:top w:val="single" w:sz="4" w:space="0" w:color="00396F"/>
        <w:left w:val="single" w:sz="4" w:space="4" w:color="00396F"/>
        <w:bottom w:val="single" w:sz="4" w:space="1" w:color="00396F"/>
        <w:right w:val="single" w:sz="4" w:space="4" w:color="00396F"/>
      </w:pBdr>
      <w:spacing w:before="240" w:after="0"/>
      <w:outlineLvl w:val="0"/>
    </w:pPr>
    <w:rPr>
      <w:rFonts w:ascii="Arial" w:eastAsiaTheme="majorEastAsia" w:hAnsi="Arial" w:cstheme="majorBidi"/>
      <w:b w:val="0"/>
      <w:color w:val="FFFFFF" w:themeColor="background1"/>
      <w:sz w:val="40"/>
      <w:szCs w:val="32"/>
    </w:rPr>
  </w:style>
  <w:style w:type="paragraph" w:styleId="Heading2">
    <w:name w:val="heading 2"/>
    <w:basedOn w:val="Normal"/>
    <w:next w:val="Normal"/>
    <w:link w:val="Heading2Char"/>
    <w:uiPriority w:val="9"/>
    <w:unhideWhenUsed/>
    <w:qFormat/>
    <w:rsid w:val="0084752F"/>
    <w:pPr>
      <w:keepNext/>
      <w:keepLines/>
      <w:spacing w:before="40" w:after="0"/>
      <w:outlineLvl w:val="1"/>
    </w:pPr>
    <w:rPr>
      <w:rFonts w:ascii="Arial" w:eastAsiaTheme="majorEastAsia" w:hAnsi="Arial" w:cstheme="majorBidi"/>
      <w:b/>
      <w:color w:val="00396F"/>
      <w:sz w:val="36"/>
      <w:szCs w:val="26"/>
    </w:rPr>
  </w:style>
  <w:style w:type="paragraph" w:styleId="Heading3">
    <w:name w:val="heading 3"/>
    <w:basedOn w:val="Normal"/>
    <w:next w:val="Normal"/>
    <w:link w:val="Heading3Char"/>
    <w:uiPriority w:val="9"/>
    <w:unhideWhenUsed/>
    <w:qFormat/>
    <w:rsid w:val="004E6C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0C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B7CB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42CC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1D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D73"/>
  </w:style>
  <w:style w:type="paragraph" w:styleId="Footer">
    <w:name w:val="footer"/>
    <w:basedOn w:val="Normal"/>
    <w:link w:val="FooterChar"/>
    <w:uiPriority w:val="99"/>
    <w:unhideWhenUsed/>
    <w:rsid w:val="00DD1D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D73"/>
  </w:style>
  <w:style w:type="table" w:styleId="TableGrid">
    <w:name w:val="Table Grid"/>
    <w:basedOn w:val="TableNormal"/>
    <w:uiPriority w:val="39"/>
    <w:rsid w:val="00DD1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Heading">
    <w:name w:val="List Heading"/>
    <w:basedOn w:val="Normal"/>
    <w:next w:val="Procedure1stLevel"/>
    <w:link w:val="ListHeadingChar"/>
    <w:qFormat/>
    <w:rsid w:val="003F3330"/>
    <w:pPr>
      <w:pBdr>
        <w:top w:val="single" w:sz="4" w:space="0" w:color="003359"/>
        <w:left w:val="single" w:sz="4" w:space="4" w:color="003359"/>
        <w:bottom w:val="single" w:sz="4" w:space="1" w:color="003359"/>
        <w:right w:val="single" w:sz="4" w:space="4" w:color="003359"/>
      </w:pBdr>
      <w:shd w:val="clear" w:color="auto" w:fill="17365D"/>
      <w:spacing w:after="240" w:line="480" w:lineRule="exact"/>
      <w:ind w:left="113" w:right="113"/>
      <w:outlineLvl w:val="2"/>
    </w:pPr>
    <w:rPr>
      <w:rFonts w:eastAsia="Calibri" w:cs="Arial"/>
      <w:b/>
      <w:color w:val="FFFFFF"/>
      <w:sz w:val="36"/>
      <w:szCs w:val="36"/>
      <w:lang w:val="en-GB"/>
    </w:rPr>
  </w:style>
  <w:style w:type="paragraph" w:customStyle="1" w:styleId="SectionHeader">
    <w:name w:val="Section Header"/>
    <w:basedOn w:val="Normal"/>
    <w:rsid w:val="00D23205"/>
    <w:pPr>
      <w:spacing w:after="0" w:line="240" w:lineRule="auto"/>
    </w:pPr>
    <w:rPr>
      <w:b/>
      <w:color w:val="FFFFFF" w:themeColor="background1"/>
    </w:rPr>
  </w:style>
  <w:style w:type="paragraph" w:styleId="ListParagraph">
    <w:name w:val="List Paragraph"/>
    <w:basedOn w:val="Normal"/>
    <w:link w:val="ListParagraphChar"/>
    <w:uiPriority w:val="34"/>
    <w:qFormat/>
    <w:locked/>
    <w:rsid w:val="00475436"/>
    <w:pPr>
      <w:spacing w:after="240" w:line="240" w:lineRule="auto"/>
      <w:contextualSpacing/>
    </w:pPr>
    <w:rPr>
      <w:rFonts w:eastAsia="Times New Roman" w:cs="Arial"/>
    </w:rPr>
  </w:style>
  <w:style w:type="character" w:customStyle="1" w:styleId="ListHeadingChar">
    <w:name w:val="List Heading Char"/>
    <w:basedOn w:val="DefaultParagraphFont"/>
    <w:link w:val="ListHeading"/>
    <w:rsid w:val="003F3330"/>
    <w:rPr>
      <w:rFonts w:eastAsia="Calibri" w:cs="Arial"/>
      <w:b/>
      <w:color w:val="FFFFFF"/>
      <w:sz w:val="36"/>
      <w:szCs w:val="36"/>
      <w:shd w:val="clear" w:color="auto" w:fill="17365D"/>
      <w:lang w:val="en-GB"/>
    </w:rPr>
  </w:style>
  <w:style w:type="paragraph" w:customStyle="1" w:styleId="Procedure1stLevel">
    <w:name w:val="Procedure 1st Level"/>
    <w:basedOn w:val="ListParagraph"/>
    <w:link w:val="Procedure1stLevelChar"/>
    <w:qFormat/>
    <w:rsid w:val="00E14671"/>
    <w:pPr>
      <w:numPr>
        <w:numId w:val="7"/>
      </w:numPr>
      <w:tabs>
        <w:tab w:val="num" w:pos="360"/>
        <w:tab w:val="right" w:leader="dot" w:pos="6010"/>
      </w:tabs>
      <w:spacing w:after="0" w:line="312" w:lineRule="auto"/>
    </w:pPr>
    <w:rPr>
      <w:sz w:val="28"/>
      <w:szCs w:val="28"/>
      <w:lang w:val="en-GB"/>
    </w:rPr>
  </w:style>
  <w:style w:type="paragraph" w:customStyle="1" w:styleId="ListComplete">
    <w:name w:val="List Complete"/>
    <w:basedOn w:val="Normal"/>
    <w:link w:val="ListCompleteChar"/>
    <w:qFormat/>
    <w:rsid w:val="005879B6"/>
    <w:pPr>
      <w:pBdr>
        <w:top w:val="single" w:sz="4" w:space="1" w:color="auto"/>
        <w:bottom w:val="single" w:sz="4" w:space="1" w:color="auto"/>
      </w:pBdr>
      <w:shd w:val="pct12" w:color="FFCF1C" w:fill="FFFFFF" w:themeFill="background1"/>
      <w:spacing w:before="240" w:after="240" w:line="264" w:lineRule="auto"/>
      <w:ind w:left="28" w:right="28"/>
      <w:jc w:val="center"/>
    </w:pPr>
    <w:rPr>
      <w:rFonts w:eastAsiaTheme="minorEastAsia"/>
      <w:sz w:val="28"/>
      <w:szCs w:val="26"/>
      <w:lang w:eastAsia="nb-NO"/>
    </w:rPr>
  </w:style>
  <w:style w:type="character" w:customStyle="1" w:styleId="ListCompleteChar">
    <w:name w:val="List Complete Char"/>
    <w:basedOn w:val="DefaultParagraphFont"/>
    <w:link w:val="ListComplete"/>
    <w:rsid w:val="005879B6"/>
    <w:rPr>
      <w:rFonts w:eastAsiaTheme="minorEastAsia"/>
      <w:sz w:val="28"/>
      <w:szCs w:val="26"/>
      <w:shd w:val="pct12" w:color="FFCF1C" w:fill="FFFFFF" w:themeFill="background1"/>
      <w:lang w:eastAsia="nb-NO"/>
    </w:rPr>
  </w:style>
  <w:style w:type="paragraph" w:styleId="BalloonText">
    <w:name w:val="Balloon Text"/>
    <w:basedOn w:val="Normal"/>
    <w:link w:val="BalloonTextChar"/>
    <w:uiPriority w:val="99"/>
    <w:semiHidden/>
    <w:unhideWhenUsed/>
    <w:rsid w:val="00D847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62"/>
    <w:rPr>
      <w:rFonts w:ascii="Segoe UI" w:hAnsi="Segoe UI" w:cs="Segoe UI"/>
      <w:sz w:val="18"/>
      <w:szCs w:val="18"/>
    </w:rPr>
  </w:style>
  <w:style w:type="paragraph" w:customStyle="1" w:styleId="Procedure2ndLevel">
    <w:name w:val="Procedure 2nd Level"/>
    <w:basedOn w:val="Procedure1stLevel"/>
    <w:link w:val="Procedure2ndLevelChar"/>
    <w:qFormat/>
    <w:rsid w:val="00E14671"/>
    <w:pPr>
      <w:numPr>
        <w:ilvl w:val="1"/>
      </w:numPr>
    </w:pPr>
  </w:style>
  <w:style w:type="paragraph" w:customStyle="1" w:styleId="Procedure3rdLevel">
    <w:name w:val="Procedure 3rd Level"/>
    <w:basedOn w:val="Procedure2ndLevel"/>
    <w:link w:val="Procedure3rdLevelChar"/>
    <w:qFormat/>
    <w:rsid w:val="00E14671"/>
    <w:pPr>
      <w:numPr>
        <w:ilvl w:val="2"/>
      </w:numPr>
    </w:pPr>
  </w:style>
  <w:style w:type="character" w:customStyle="1" w:styleId="ListParagraphChar">
    <w:name w:val="List Paragraph Char"/>
    <w:basedOn w:val="DefaultParagraphFont"/>
    <w:link w:val="ListParagraph"/>
    <w:uiPriority w:val="34"/>
    <w:rsid w:val="006E45D8"/>
    <w:rPr>
      <w:rFonts w:eastAsia="Times New Roman" w:cs="Arial"/>
    </w:rPr>
  </w:style>
  <w:style w:type="character" w:customStyle="1" w:styleId="Procedure1stLevelChar">
    <w:name w:val="Procedure 1st Level Char"/>
    <w:basedOn w:val="ListParagraphChar"/>
    <w:link w:val="Procedure1stLevel"/>
    <w:rsid w:val="00E14671"/>
    <w:rPr>
      <w:rFonts w:eastAsia="Times New Roman" w:cs="Arial"/>
      <w:sz w:val="28"/>
      <w:szCs w:val="28"/>
      <w:lang w:val="en-GB"/>
    </w:rPr>
  </w:style>
  <w:style w:type="character" w:customStyle="1" w:styleId="Procedure2ndLevelChar">
    <w:name w:val="Procedure 2nd Level Char"/>
    <w:basedOn w:val="Procedure1stLevelChar"/>
    <w:link w:val="Procedure2ndLevel"/>
    <w:rsid w:val="00E14671"/>
    <w:rPr>
      <w:rFonts w:eastAsia="Times New Roman" w:cs="Arial"/>
      <w:sz w:val="28"/>
      <w:szCs w:val="28"/>
      <w:lang w:val="en-GB"/>
    </w:rPr>
  </w:style>
  <w:style w:type="numbering" w:customStyle="1" w:styleId="ProcedureList">
    <w:name w:val="Procedure List"/>
    <w:uiPriority w:val="99"/>
    <w:rsid w:val="00C36504"/>
    <w:pPr>
      <w:numPr>
        <w:numId w:val="2"/>
      </w:numPr>
    </w:pPr>
  </w:style>
  <w:style w:type="character" w:customStyle="1" w:styleId="Procedure3rdLevelChar">
    <w:name w:val="Procedure 3rd Level Char"/>
    <w:basedOn w:val="Procedure2ndLevelChar"/>
    <w:link w:val="Procedure3rdLevel"/>
    <w:rsid w:val="00E14671"/>
    <w:rPr>
      <w:rFonts w:eastAsia="Times New Roman" w:cs="Arial"/>
      <w:sz w:val="28"/>
      <w:szCs w:val="28"/>
      <w:lang w:val="en-GB"/>
    </w:rPr>
  </w:style>
  <w:style w:type="paragraph" w:customStyle="1" w:styleId="WarningHeading">
    <w:name w:val="Warning Heading"/>
    <w:basedOn w:val="Normal"/>
    <w:next w:val="WarningText"/>
    <w:qFormat/>
    <w:rsid w:val="00E14671"/>
    <w:pPr>
      <w:keepNext/>
      <w:keepLines/>
      <w:pBdr>
        <w:top w:val="single" w:sz="8" w:space="1" w:color="FF0000"/>
        <w:left w:val="single" w:sz="8" w:space="4" w:color="FF0000"/>
        <w:bottom w:val="single" w:sz="8" w:space="1" w:color="FF0000"/>
        <w:right w:val="single" w:sz="8" w:space="4" w:color="FF0000"/>
      </w:pBdr>
      <w:shd w:val="clear" w:color="auto" w:fill="FF0000"/>
      <w:spacing w:before="120" w:after="120" w:line="240" w:lineRule="auto"/>
      <w:ind w:left="510" w:right="454"/>
    </w:pPr>
    <w:rPr>
      <w:rFonts w:ascii="Calibri" w:eastAsiaTheme="minorEastAsia" w:hAnsi="Calibri"/>
      <w:b/>
      <w:color w:val="FFFFFF" w:themeColor="background1"/>
      <w:sz w:val="26"/>
      <w:szCs w:val="26"/>
      <w:lang w:val="en-GB" w:eastAsia="nb-NO"/>
    </w:rPr>
  </w:style>
  <w:style w:type="paragraph" w:customStyle="1" w:styleId="WarningText">
    <w:name w:val="Warning Text"/>
    <w:qFormat/>
    <w:rsid w:val="006B059F"/>
    <w:pPr>
      <w:keepNext/>
      <w:keepLines/>
      <w:numPr>
        <w:numId w:val="4"/>
      </w:numPr>
      <w:pBdr>
        <w:top w:val="single" w:sz="8" w:space="1" w:color="FF0000"/>
        <w:left w:val="single" w:sz="8" w:space="4" w:color="FF0000"/>
        <w:bottom w:val="single" w:sz="8" w:space="1" w:color="FF0000"/>
        <w:right w:val="single" w:sz="8" w:space="4" w:color="FF0000"/>
      </w:pBdr>
      <w:shd w:val="clear" w:color="auto" w:fill="F7E8AA"/>
      <w:spacing w:before="120" w:after="120" w:line="240" w:lineRule="auto"/>
      <w:ind w:right="454"/>
    </w:pPr>
    <w:rPr>
      <w:rFonts w:ascii="Calibri" w:eastAsiaTheme="minorEastAsia" w:hAnsi="Calibri"/>
      <w:i/>
      <w:sz w:val="26"/>
      <w:szCs w:val="26"/>
      <w:lang w:val="en-GB" w:eastAsia="nb-NO"/>
    </w:rPr>
  </w:style>
  <w:style w:type="paragraph" w:customStyle="1" w:styleId="Note">
    <w:name w:val="Note"/>
    <w:qFormat/>
    <w:rsid w:val="006B059F"/>
    <w:pPr>
      <w:keepLines/>
      <w:pBdr>
        <w:top w:val="single" w:sz="2" w:space="1" w:color="DEEAF6" w:themeColor="accent1" w:themeTint="33"/>
        <w:left w:val="single" w:sz="2" w:space="4" w:color="DEEAF6" w:themeColor="accent1" w:themeTint="33"/>
        <w:bottom w:val="single" w:sz="2" w:space="1" w:color="DEEAF6" w:themeColor="accent1" w:themeTint="33"/>
        <w:right w:val="single" w:sz="2" w:space="4" w:color="DEEAF6" w:themeColor="accent1" w:themeTint="33"/>
      </w:pBdr>
      <w:shd w:val="clear" w:color="auto" w:fill="DEEAF6" w:themeFill="accent1" w:themeFillTint="33"/>
      <w:tabs>
        <w:tab w:val="left" w:pos="1276"/>
      </w:tabs>
      <w:spacing w:before="120" w:after="120" w:line="240" w:lineRule="auto"/>
      <w:ind w:left="1247" w:right="454" w:hanging="737"/>
    </w:pPr>
    <w:rPr>
      <w:rFonts w:ascii="Calibri" w:eastAsiaTheme="minorEastAsia" w:hAnsi="Calibri"/>
      <w:sz w:val="26"/>
      <w:szCs w:val="26"/>
      <w:lang w:val="en-GB" w:eastAsia="nb-NO"/>
    </w:rPr>
  </w:style>
  <w:style w:type="character" w:styleId="CommentReference">
    <w:name w:val="annotation reference"/>
    <w:basedOn w:val="DefaultParagraphFont"/>
    <w:uiPriority w:val="99"/>
    <w:semiHidden/>
    <w:unhideWhenUsed/>
    <w:rsid w:val="00F43706"/>
    <w:rPr>
      <w:sz w:val="16"/>
      <w:szCs w:val="16"/>
    </w:rPr>
  </w:style>
  <w:style w:type="paragraph" w:styleId="CommentText">
    <w:name w:val="annotation text"/>
    <w:basedOn w:val="Normal"/>
    <w:link w:val="CommentTextChar"/>
    <w:uiPriority w:val="99"/>
    <w:unhideWhenUsed/>
    <w:rsid w:val="00F43706"/>
    <w:pPr>
      <w:spacing w:after="240" w:line="240" w:lineRule="auto"/>
    </w:pPr>
    <w:rPr>
      <w:rFonts w:ascii="Calibri" w:hAnsi="Calibri"/>
      <w:sz w:val="20"/>
      <w:szCs w:val="20"/>
    </w:rPr>
  </w:style>
  <w:style w:type="character" w:customStyle="1" w:styleId="CommentTextChar">
    <w:name w:val="Comment Text Char"/>
    <w:basedOn w:val="DefaultParagraphFont"/>
    <w:link w:val="CommentText"/>
    <w:uiPriority w:val="99"/>
    <w:rsid w:val="00F43706"/>
    <w:rPr>
      <w:rFonts w:ascii="Calibri" w:hAnsi="Calibri"/>
      <w:sz w:val="20"/>
      <w:szCs w:val="20"/>
    </w:rPr>
  </w:style>
  <w:style w:type="paragraph" w:styleId="BodyText">
    <w:name w:val="Body Text"/>
    <w:basedOn w:val="Normal"/>
    <w:link w:val="BodyTextChar"/>
    <w:uiPriority w:val="99"/>
    <w:semiHidden/>
    <w:unhideWhenUsed/>
    <w:rsid w:val="0033261D"/>
    <w:pPr>
      <w:spacing w:after="120"/>
    </w:pPr>
  </w:style>
  <w:style w:type="character" w:customStyle="1" w:styleId="BodyTextChar">
    <w:name w:val="Body Text Char"/>
    <w:basedOn w:val="DefaultParagraphFont"/>
    <w:link w:val="BodyText"/>
    <w:uiPriority w:val="99"/>
    <w:semiHidden/>
    <w:rsid w:val="0033261D"/>
  </w:style>
  <w:style w:type="paragraph" w:customStyle="1" w:styleId="Initial">
    <w:name w:val="Initial"/>
    <w:basedOn w:val="Procedure1stLevel"/>
    <w:next w:val="Procedure1stLevel"/>
    <w:rsid w:val="008E0BD6"/>
    <w:pPr>
      <w:numPr>
        <w:numId w:val="0"/>
      </w:numPr>
      <w:tabs>
        <w:tab w:val="right" w:pos="6010"/>
      </w:tabs>
      <w:spacing w:before="120"/>
      <w:ind w:left="57" w:right="57" w:hanging="57"/>
      <w:jc w:val="right"/>
    </w:pPr>
    <w:rPr>
      <w:sz w:val="18"/>
    </w:rPr>
  </w:style>
  <w:style w:type="character" w:customStyle="1" w:styleId="Heading1Char">
    <w:name w:val="Heading 1 Char"/>
    <w:basedOn w:val="DefaultParagraphFont"/>
    <w:link w:val="Heading1"/>
    <w:uiPriority w:val="9"/>
    <w:rsid w:val="007E5CF3"/>
    <w:rPr>
      <w:rFonts w:ascii="Arial" w:eastAsiaTheme="majorEastAsia" w:hAnsi="Arial" w:cstheme="majorBidi"/>
      <w:color w:val="FFFFFF" w:themeColor="background1"/>
      <w:sz w:val="40"/>
      <w:szCs w:val="32"/>
      <w:shd w:val="clear" w:color="auto" w:fill="17365D"/>
      <w:lang w:val="en-GB"/>
    </w:rPr>
  </w:style>
  <w:style w:type="paragraph" w:styleId="TOCHeading">
    <w:name w:val="TOC Heading"/>
    <w:aliases w:val="Introduction"/>
    <w:next w:val="Normal"/>
    <w:uiPriority w:val="39"/>
    <w:unhideWhenUsed/>
    <w:qFormat/>
    <w:rsid w:val="00724DA7"/>
    <w:pPr>
      <w:spacing w:before="200" w:after="120" w:line="276" w:lineRule="auto"/>
    </w:pPr>
    <w:rPr>
      <w:rFonts w:ascii="Arial" w:eastAsiaTheme="majorEastAsia" w:hAnsi="Arial" w:cstheme="majorBidi"/>
      <w:b/>
      <w:bCs/>
      <w:color w:val="00396F"/>
      <w:sz w:val="40"/>
      <w:szCs w:val="28"/>
      <w:lang w:val="en-GB" w:eastAsia="nb-NO"/>
    </w:rPr>
  </w:style>
  <w:style w:type="paragraph" w:styleId="TOC3">
    <w:name w:val="toc 3"/>
    <w:basedOn w:val="Heading2"/>
    <w:next w:val="Normal"/>
    <w:autoRedefine/>
    <w:uiPriority w:val="39"/>
    <w:unhideWhenUsed/>
    <w:rsid w:val="00950BEF"/>
    <w:pPr>
      <w:tabs>
        <w:tab w:val="right" w:leader="dot" w:pos="6738"/>
      </w:tabs>
      <w:spacing w:after="100" w:line="276" w:lineRule="auto"/>
      <w:ind w:left="1134"/>
      <w:contextualSpacing/>
    </w:pPr>
    <w:rPr>
      <w:rFonts w:eastAsiaTheme="minorEastAsia" w:cs="Arial"/>
      <w:b w:val="0"/>
      <w:noProof/>
      <w:sz w:val="18"/>
      <w:szCs w:val="18"/>
      <w:lang w:eastAsia="nb-NO"/>
    </w:rPr>
  </w:style>
  <w:style w:type="character" w:styleId="Hyperlink">
    <w:name w:val="Hyperlink"/>
    <w:basedOn w:val="DefaultParagraphFont"/>
    <w:uiPriority w:val="99"/>
    <w:unhideWhenUsed/>
    <w:rsid w:val="00AB52DA"/>
    <w:rPr>
      <w:color w:val="0563C1" w:themeColor="hyperlink"/>
      <w:u w:val="single"/>
    </w:rPr>
  </w:style>
  <w:style w:type="paragraph" w:styleId="TOC1">
    <w:name w:val="toc 1"/>
    <w:next w:val="Normal"/>
    <w:autoRedefine/>
    <w:uiPriority w:val="39"/>
    <w:unhideWhenUsed/>
    <w:rsid w:val="004345A9"/>
    <w:pPr>
      <w:pBdr>
        <w:top w:val="single" w:sz="4" w:space="0" w:color="FFFFFF" w:themeColor="background1"/>
        <w:left w:val="single" w:sz="4" w:space="4" w:color="FFFFFF" w:themeColor="background1"/>
        <w:bottom w:val="single" w:sz="4" w:space="1" w:color="FFFFFF" w:themeColor="background1"/>
        <w:right w:val="single" w:sz="4" w:space="4" w:color="FFFFFF" w:themeColor="background1"/>
      </w:pBdr>
      <w:tabs>
        <w:tab w:val="left" w:pos="567"/>
        <w:tab w:val="right" w:leader="dot" w:pos="9781"/>
      </w:tabs>
      <w:spacing w:before="160" w:after="40" w:line="276" w:lineRule="auto"/>
    </w:pPr>
    <w:rPr>
      <w:rFonts w:ascii="Arial" w:eastAsiaTheme="minorEastAsia" w:hAnsi="Arial" w:cstheme="majorBidi"/>
      <w:b/>
      <w:caps/>
      <w:noProof/>
      <w:color w:val="00396F"/>
      <w:sz w:val="40"/>
      <w:szCs w:val="32"/>
      <w:lang w:val="en-GB" w:eastAsia="nb-NO"/>
    </w:rPr>
  </w:style>
  <w:style w:type="paragraph" w:styleId="TOC2">
    <w:name w:val="toc 2"/>
    <w:basedOn w:val="Heading2"/>
    <w:next w:val="Normal"/>
    <w:autoRedefine/>
    <w:uiPriority w:val="39"/>
    <w:unhideWhenUsed/>
    <w:rsid w:val="00D61D8D"/>
    <w:pPr>
      <w:tabs>
        <w:tab w:val="right" w:leader="dot" w:pos="9639"/>
      </w:tabs>
      <w:spacing w:line="276" w:lineRule="auto"/>
      <w:ind w:left="567"/>
    </w:pPr>
    <w:rPr>
      <w:rFonts w:eastAsiaTheme="minorEastAsia"/>
      <w:b w:val="0"/>
      <w:noProof/>
      <w:lang w:eastAsia="nb-NO"/>
    </w:rPr>
  </w:style>
  <w:style w:type="character" w:customStyle="1" w:styleId="Heading3Char">
    <w:name w:val="Heading 3 Char"/>
    <w:basedOn w:val="DefaultParagraphFont"/>
    <w:link w:val="Heading3"/>
    <w:uiPriority w:val="9"/>
    <w:rsid w:val="004E6C4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locked/>
    <w:rsid w:val="009F1419"/>
    <w:rPr>
      <w:b/>
      <w:bCs/>
    </w:rPr>
  </w:style>
  <w:style w:type="table" w:customStyle="1" w:styleId="GridTable5Dark-Accent31">
    <w:name w:val="Grid Table 5 Dark - Accent 31"/>
    <w:basedOn w:val="TableNormal"/>
    <w:uiPriority w:val="50"/>
    <w:rsid w:val="009F14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ommentSubject">
    <w:name w:val="annotation subject"/>
    <w:basedOn w:val="CommentText"/>
    <w:next w:val="CommentText"/>
    <w:link w:val="CommentSubjectChar"/>
    <w:uiPriority w:val="99"/>
    <w:semiHidden/>
    <w:unhideWhenUsed/>
    <w:rsid w:val="00B44A28"/>
    <w:pPr>
      <w:spacing w:after="160"/>
    </w:pPr>
    <w:rPr>
      <w:rFonts w:asciiTheme="minorHAnsi" w:hAnsiTheme="minorHAnsi"/>
      <w:b/>
      <w:bCs/>
    </w:rPr>
  </w:style>
  <w:style w:type="character" w:customStyle="1" w:styleId="CommentSubjectChar">
    <w:name w:val="Comment Subject Char"/>
    <w:basedOn w:val="CommentTextChar"/>
    <w:link w:val="CommentSubject"/>
    <w:uiPriority w:val="99"/>
    <w:semiHidden/>
    <w:rsid w:val="00B44A28"/>
    <w:rPr>
      <w:rFonts w:ascii="Calibri" w:hAnsi="Calibri"/>
      <w:b/>
      <w:bCs/>
      <w:sz w:val="20"/>
      <w:szCs w:val="20"/>
    </w:rPr>
  </w:style>
  <w:style w:type="paragraph" w:styleId="Revision">
    <w:name w:val="Revision"/>
    <w:hidden/>
    <w:uiPriority w:val="99"/>
    <w:semiHidden/>
    <w:rsid w:val="00D412C6"/>
    <w:pPr>
      <w:spacing w:after="0" w:line="240" w:lineRule="auto"/>
    </w:pPr>
  </w:style>
  <w:style w:type="character" w:styleId="FollowedHyperlink">
    <w:name w:val="FollowedHyperlink"/>
    <w:basedOn w:val="DefaultParagraphFont"/>
    <w:uiPriority w:val="99"/>
    <w:semiHidden/>
    <w:unhideWhenUsed/>
    <w:rsid w:val="000044FF"/>
    <w:rPr>
      <w:color w:val="954F72" w:themeColor="followedHyperlink"/>
      <w:u w:val="single"/>
    </w:rPr>
  </w:style>
  <w:style w:type="paragraph" w:customStyle="1" w:styleId="BlankPage">
    <w:name w:val="Blank Page"/>
    <w:basedOn w:val="NoSpacing"/>
    <w:link w:val="BlankPageChar"/>
    <w:uiPriority w:val="14"/>
    <w:rsid w:val="005C164E"/>
    <w:pPr>
      <w:spacing w:before="4800" w:after="240"/>
      <w:jc w:val="center"/>
    </w:pPr>
    <w:rPr>
      <w:rFonts w:eastAsiaTheme="minorEastAsia"/>
      <w:lang w:eastAsia="nb-NO"/>
    </w:rPr>
  </w:style>
  <w:style w:type="character" w:customStyle="1" w:styleId="BlankPageChar">
    <w:name w:val="Blank Page Char"/>
    <w:basedOn w:val="DefaultParagraphFont"/>
    <w:link w:val="BlankPage"/>
    <w:uiPriority w:val="14"/>
    <w:rsid w:val="005C164E"/>
    <w:rPr>
      <w:rFonts w:eastAsiaTheme="minorEastAsia"/>
      <w:lang w:eastAsia="nb-NO"/>
    </w:rPr>
  </w:style>
  <w:style w:type="paragraph" w:styleId="NoSpacing">
    <w:name w:val="No Spacing"/>
    <w:uiPriority w:val="1"/>
    <w:locked/>
    <w:rsid w:val="005C164E"/>
    <w:pPr>
      <w:spacing w:after="0" w:line="240" w:lineRule="auto"/>
    </w:pPr>
  </w:style>
  <w:style w:type="numbering" w:customStyle="1" w:styleId="Warning">
    <w:name w:val="Warning"/>
    <w:uiPriority w:val="99"/>
    <w:rsid w:val="001B15AE"/>
    <w:pPr>
      <w:numPr>
        <w:numId w:val="3"/>
      </w:numPr>
    </w:pPr>
  </w:style>
  <w:style w:type="character" w:customStyle="1" w:styleId="Heading2Char">
    <w:name w:val="Heading 2 Char"/>
    <w:basedOn w:val="DefaultParagraphFont"/>
    <w:link w:val="Heading2"/>
    <w:uiPriority w:val="9"/>
    <w:rsid w:val="0084752F"/>
    <w:rPr>
      <w:rFonts w:ascii="Arial" w:eastAsiaTheme="majorEastAsia" w:hAnsi="Arial" w:cstheme="majorBidi"/>
      <w:b/>
      <w:color w:val="00396F"/>
      <w:sz w:val="36"/>
      <w:szCs w:val="26"/>
    </w:rPr>
  </w:style>
  <w:style w:type="character" w:styleId="IntenseEmphasis">
    <w:name w:val="Intense Emphasis"/>
    <w:basedOn w:val="DefaultParagraphFont"/>
    <w:uiPriority w:val="21"/>
    <w:locked/>
    <w:rsid w:val="00EA51FD"/>
    <w:rPr>
      <w:i/>
      <w:iCs/>
      <w:color w:val="5B9BD5" w:themeColor="accent1"/>
    </w:rPr>
  </w:style>
  <w:style w:type="character" w:customStyle="1" w:styleId="Heading4Char">
    <w:name w:val="Heading 4 Char"/>
    <w:basedOn w:val="DefaultParagraphFont"/>
    <w:link w:val="Heading4"/>
    <w:uiPriority w:val="9"/>
    <w:rsid w:val="00380C21"/>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726D8"/>
    <w:pPr>
      <w:spacing w:before="100" w:beforeAutospacing="1" w:after="100" w:afterAutospacing="1" w:line="240" w:lineRule="auto"/>
    </w:pPr>
    <w:rPr>
      <w:rFonts w:ascii="Times New Roman" w:eastAsiaTheme="minorEastAsia" w:hAnsi="Times New Roman" w:cs="Times New Roman"/>
      <w:sz w:val="24"/>
      <w:szCs w:val="24"/>
      <w:lang w:val="de-DE" w:eastAsia="de-DE"/>
    </w:rPr>
  </w:style>
  <w:style w:type="character" w:styleId="UnresolvedMention">
    <w:name w:val="Unresolved Mention"/>
    <w:basedOn w:val="DefaultParagraphFont"/>
    <w:uiPriority w:val="99"/>
    <w:semiHidden/>
    <w:unhideWhenUsed/>
    <w:rsid w:val="007C0CD9"/>
    <w:rPr>
      <w:color w:val="605E5C"/>
      <w:shd w:val="clear" w:color="auto" w:fill="E1DFDD"/>
    </w:rPr>
  </w:style>
  <w:style w:type="character" w:customStyle="1" w:styleId="Heading5Char">
    <w:name w:val="Heading 5 Char"/>
    <w:basedOn w:val="DefaultParagraphFont"/>
    <w:link w:val="Heading5"/>
    <w:uiPriority w:val="9"/>
    <w:rsid w:val="008B7CBE"/>
    <w:rPr>
      <w:rFonts w:asciiTheme="majorHAnsi" w:eastAsiaTheme="majorEastAsia" w:hAnsiTheme="majorHAnsi" w:cstheme="majorBidi"/>
      <w:color w:val="2E74B5" w:themeColor="accent1" w:themeShade="BF"/>
    </w:rPr>
  </w:style>
  <w:style w:type="paragraph" w:customStyle="1" w:styleId="paragraph">
    <w:name w:val="paragraph"/>
    <w:basedOn w:val="Normal"/>
    <w:rsid w:val="00E04B7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8B7571"/>
  </w:style>
  <w:style w:type="character" w:customStyle="1" w:styleId="eop">
    <w:name w:val="eop"/>
    <w:basedOn w:val="DefaultParagraphFont"/>
    <w:rsid w:val="008B7571"/>
  </w:style>
  <w:style w:type="character" w:customStyle="1" w:styleId="tabchar">
    <w:name w:val="tabchar"/>
    <w:basedOn w:val="DefaultParagraphFont"/>
    <w:rsid w:val="00AA1B21"/>
  </w:style>
  <w:style w:type="character" w:customStyle="1" w:styleId="ui-provider">
    <w:name w:val="ui-provider"/>
    <w:basedOn w:val="DefaultParagraphFont"/>
    <w:rsid w:val="00244535"/>
  </w:style>
  <w:style w:type="character" w:customStyle="1" w:styleId="Heading6Char">
    <w:name w:val="Heading 6 Char"/>
    <w:basedOn w:val="DefaultParagraphFont"/>
    <w:link w:val="Heading6"/>
    <w:uiPriority w:val="9"/>
    <w:rsid w:val="00342CC0"/>
    <w:rPr>
      <w:rFonts w:asciiTheme="majorHAnsi" w:eastAsiaTheme="majorEastAsia" w:hAnsiTheme="majorHAnsi" w:cstheme="majorBidi"/>
      <w:color w:val="1F4D78" w:themeColor="accent1" w:themeShade="7F"/>
    </w:rPr>
  </w:style>
  <w:style w:type="character" w:customStyle="1" w:styleId="cf01">
    <w:name w:val="cf01"/>
    <w:basedOn w:val="DefaultParagraphFont"/>
    <w:rsid w:val="008817A6"/>
    <w:rPr>
      <w:rFonts w:ascii="Segoe UI" w:hAnsi="Segoe UI" w:cs="Segoe UI" w:hint="default"/>
      <w:sz w:val="18"/>
      <w:szCs w:val="18"/>
    </w:rPr>
  </w:style>
  <w:style w:type="character" w:styleId="Mention">
    <w:name w:val="Mention"/>
    <w:basedOn w:val="DefaultParagraphFont"/>
    <w:uiPriority w:val="99"/>
    <w:unhideWhenUsed/>
    <w:rsid w:val="00826B3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5893">
      <w:bodyDiv w:val="1"/>
      <w:marLeft w:val="0"/>
      <w:marRight w:val="0"/>
      <w:marTop w:val="0"/>
      <w:marBottom w:val="0"/>
      <w:divBdr>
        <w:top w:val="none" w:sz="0" w:space="0" w:color="auto"/>
        <w:left w:val="none" w:sz="0" w:space="0" w:color="auto"/>
        <w:bottom w:val="none" w:sz="0" w:space="0" w:color="auto"/>
        <w:right w:val="none" w:sz="0" w:space="0" w:color="auto"/>
      </w:divBdr>
    </w:div>
    <w:div w:id="10300684">
      <w:bodyDiv w:val="1"/>
      <w:marLeft w:val="0"/>
      <w:marRight w:val="0"/>
      <w:marTop w:val="0"/>
      <w:marBottom w:val="0"/>
      <w:divBdr>
        <w:top w:val="none" w:sz="0" w:space="0" w:color="auto"/>
        <w:left w:val="none" w:sz="0" w:space="0" w:color="auto"/>
        <w:bottom w:val="none" w:sz="0" w:space="0" w:color="auto"/>
        <w:right w:val="none" w:sz="0" w:space="0" w:color="auto"/>
      </w:divBdr>
    </w:div>
    <w:div w:id="15548796">
      <w:bodyDiv w:val="1"/>
      <w:marLeft w:val="0"/>
      <w:marRight w:val="0"/>
      <w:marTop w:val="0"/>
      <w:marBottom w:val="0"/>
      <w:divBdr>
        <w:top w:val="none" w:sz="0" w:space="0" w:color="auto"/>
        <w:left w:val="none" w:sz="0" w:space="0" w:color="auto"/>
        <w:bottom w:val="none" w:sz="0" w:space="0" w:color="auto"/>
        <w:right w:val="none" w:sz="0" w:space="0" w:color="auto"/>
      </w:divBdr>
    </w:div>
    <w:div w:id="79718614">
      <w:bodyDiv w:val="1"/>
      <w:marLeft w:val="0"/>
      <w:marRight w:val="0"/>
      <w:marTop w:val="0"/>
      <w:marBottom w:val="0"/>
      <w:divBdr>
        <w:top w:val="none" w:sz="0" w:space="0" w:color="auto"/>
        <w:left w:val="none" w:sz="0" w:space="0" w:color="auto"/>
        <w:bottom w:val="none" w:sz="0" w:space="0" w:color="auto"/>
        <w:right w:val="none" w:sz="0" w:space="0" w:color="auto"/>
      </w:divBdr>
    </w:div>
    <w:div w:id="90244575">
      <w:bodyDiv w:val="1"/>
      <w:marLeft w:val="0"/>
      <w:marRight w:val="0"/>
      <w:marTop w:val="0"/>
      <w:marBottom w:val="0"/>
      <w:divBdr>
        <w:top w:val="none" w:sz="0" w:space="0" w:color="auto"/>
        <w:left w:val="none" w:sz="0" w:space="0" w:color="auto"/>
        <w:bottom w:val="none" w:sz="0" w:space="0" w:color="auto"/>
        <w:right w:val="none" w:sz="0" w:space="0" w:color="auto"/>
      </w:divBdr>
    </w:div>
    <w:div w:id="90787129">
      <w:bodyDiv w:val="1"/>
      <w:marLeft w:val="0"/>
      <w:marRight w:val="0"/>
      <w:marTop w:val="0"/>
      <w:marBottom w:val="0"/>
      <w:divBdr>
        <w:top w:val="none" w:sz="0" w:space="0" w:color="auto"/>
        <w:left w:val="none" w:sz="0" w:space="0" w:color="auto"/>
        <w:bottom w:val="none" w:sz="0" w:space="0" w:color="auto"/>
        <w:right w:val="none" w:sz="0" w:space="0" w:color="auto"/>
      </w:divBdr>
    </w:div>
    <w:div w:id="116073869">
      <w:bodyDiv w:val="1"/>
      <w:marLeft w:val="0"/>
      <w:marRight w:val="0"/>
      <w:marTop w:val="0"/>
      <w:marBottom w:val="0"/>
      <w:divBdr>
        <w:top w:val="none" w:sz="0" w:space="0" w:color="auto"/>
        <w:left w:val="none" w:sz="0" w:space="0" w:color="auto"/>
        <w:bottom w:val="none" w:sz="0" w:space="0" w:color="auto"/>
        <w:right w:val="none" w:sz="0" w:space="0" w:color="auto"/>
      </w:divBdr>
    </w:div>
    <w:div w:id="123161405">
      <w:bodyDiv w:val="1"/>
      <w:marLeft w:val="0"/>
      <w:marRight w:val="0"/>
      <w:marTop w:val="0"/>
      <w:marBottom w:val="0"/>
      <w:divBdr>
        <w:top w:val="none" w:sz="0" w:space="0" w:color="auto"/>
        <w:left w:val="none" w:sz="0" w:space="0" w:color="auto"/>
        <w:bottom w:val="none" w:sz="0" w:space="0" w:color="auto"/>
        <w:right w:val="none" w:sz="0" w:space="0" w:color="auto"/>
      </w:divBdr>
    </w:div>
    <w:div w:id="129327609">
      <w:bodyDiv w:val="1"/>
      <w:marLeft w:val="0"/>
      <w:marRight w:val="0"/>
      <w:marTop w:val="0"/>
      <w:marBottom w:val="0"/>
      <w:divBdr>
        <w:top w:val="none" w:sz="0" w:space="0" w:color="auto"/>
        <w:left w:val="none" w:sz="0" w:space="0" w:color="auto"/>
        <w:bottom w:val="none" w:sz="0" w:space="0" w:color="auto"/>
        <w:right w:val="none" w:sz="0" w:space="0" w:color="auto"/>
      </w:divBdr>
    </w:div>
    <w:div w:id="129327907">
      <w:bodyDiv w:val="1"/>
      <w:marLeft w:val="0"/>
      <w:marRight w:val="0"/>
      <w:marTop w:val="0"/>
      <w:marBottom w:val="0"/>
      <w:divBdr>
        <w:top w:val="none" w:sz="0" w:space="0" w:color="auto"/>
        <w:left w:val="none" w:sz="0" w:space="0" w:color="auto"/>
        <w:bottom w:val="none" w:sz="0" w:space="0" w:color="auto"/>
        <w:right w:val="none" w:sz="0" w:space="0" w:color="auto"/>
      </w:divBdr>
    </w:div>
    <w:div w:id="229078855">
      <w:bodyDiv w:val="1"/>
      <w:marLeft w:val="0"/>
      <w:marRight w:val="0"/>
      <w:marTop w:val="0"/>
      <w:marBottom w:val="0"/>
      <w:divBdr>
        <w:top w:val="none" w:sz="0" w:space="0" w:color="auto"/>
        <w:left w:val="none" w:sz="0" w:space="0" w:color="auto"/>
        <w:bottom w:val="none" w:sz="0" w:space="0" w:color="auto"/>
        <w:right w:val="none" w:sz="0" w:space="0" w:color="auto"/>
      </w:divBdr>
    </w:div>
    <w:div w:id="258106532">
      <w:bodyDiv w:val="1"/>
      <w:marLeft w:val="0"/>
      <w:marRight w:val="0"/>
      <w:marTop w:val="0"/>
      <w:marBottom w:val="0"/>
      <w:divBdr>
        <w:top w:val="none" w:sz="0" w:space="0" w:color="auto"/>
        <w:left w:val="none" w:sz="0" w:space="0" w:color="auto"/>
        <w:bottom w:val="none" w:sz="0" w:space="0" w:color="auto"/>
        <w:right w:val="none" w:sz="0" w:space="0" w:color="auto"/>
      </w:divBdr>
    </w:div>
    <w:div w:id="342362580">
      <w:bodyDiv w:val="1"/>
      <w:marLeft w:val="0"/>
      <w:marRight w:val="0"/>
      <w:marTop w:val="0"/>
      <w:marBottom w:val="0"/>
      <w:divBdr>
        <w:top w:val="none" w:sz="0" w:space="0" w:color="auto"/>
        <w:left w:val="none" w:sz="0" w:space="0" w:color="auto"/>
        <w:bottom w:val="none" w:sz="0" w:space="0" w:color="auto"/>
        <w:right w:val="none" w:sz="0" w:space="0" w:color="auto"/>
      </w:divBdr>
    </w:div>
    <w:div w:id="360978081">
      <w:bodyDiv w:val="1"/>
      <w:marLeft w:val="0"/>
      <w:marRight w:val="0"/>
      <w:marTop w:val="0"/>
      <w:marBottom w:val="0"/>
      <w:divBdr>
        <w:top w:val="none" w:sz="0" w:space="0" w:color="auto"/>
        <w:left w:val="none" w:sz="0" w:space="0" w:color="auto"/>
        <w:bottom w:val="none" w:sz="0" w:space="0" w:color="auto"/>
        <w:right w:val="none" w:sz="0" w:space="0" w:color="auto"/>
      </w:divBdr>
    </w:div>
    <w:div w:id="400369371">
      <w:bodyDiv w:val="1"/>
      <w:marLeft w:val="0"/>
      <w:marRight w:val="0"/>
      <w:marTop w:val="0"/>
      <w:marBottom w:val="0"/>
      <w:divBdr>
        <w:top w:val="none" w:sz="0" w:space="0" w:color="auto"/>
        <w:left w:val="none" w:sz="0" w:space="0" w:color="auto"/>
        <w:bottom w:val="none" w:sz="0" w:space="0" w:color="auto"/>
        <w:right w:val="none" w:sz="0" w:space="0" w:color="auto"/>
      </w:divBdr>
    </w:div>
    <w:div w:id="418063883">
      <w:bodyDiv w:val="1"/>
      <w:marLeft w:val="0"/>
      <w:marRight w:val="0"/>
      <w:marTop w:val="0"/>
      <w:marBottom w:val="0"/>
      <w:divBdr>
        <w:top w:val="none" w:sz="0" w:space="0" w:color="auto"/>
        <w:left w:val="none" w:sz="0" w:space="0" w:color="auto"/>
        <w:bottom w:val="none" w:sz="0" w:space="0" w:color="auto"/>
        <w:right w:val="none" w:sz="0" w:space="0" w:color="auto"/>
      </w:divBdr>
    </w:div>
    <w:div w:id="439184501">
      <w:bodyDiv w:val="1"/>
      <w:marLeft w:val="0"/>
      <w:marRight w:val="0"/>
      <w:marTop w:val="0"/>
      <w:marBottom w:val="0"/>
      <w:divBdr>
        <w:top w:val="none" w:sz="0" w:space="0" w:color="auto"/>
        <w:left w:val="none" w:sz="0" w:space="0" w:color="auto"/>
        <w:bottom w:val="none" w:sz="0" w:space="0" w:color="auto"/>
        <w:right w:val="none" w:sz="0" w:space="0" w:color="auto"/>
      </w:divBdr>
    </w:div>
    <w:div w:id="475806192">
      <w:bodyDiv w:val="1"/>
      <w:marLeft w:val="0"/>
      <w:marRight w:val="0"/>
      <w:marTop w:val="0"/>
      <w:marBottom w:val="0"/>
      <w:divBdr>
        <w:top w:val="none" w:sz="0" w:space="0" w:color="auto"/>
        <w:left w:val="none" w:sz="0" w:space="0" w:color="auto"/>
        <w:bottom w:val="none" w:sz="0" w:space="0" w:color="auto"/>
        <w:right w:val="none" w:sz="0" w:space="0" w:color="auto"/>
      </w:divBdr>
      <w:divsChild>
        <w:div w:id="67850693">
          <w:marLeft w:val="0"/>
          <w:marRight w:val="0"/>
          <w:marTop w:val="0"/>
          <w:marBottom w:val="0"/>
          <w:divBdr>
            <w:top w:val="none" w:sz="0" w:space="0" w:color="auto"/>
            <w:left w:val="none" w:sz="0" w:space="0" w:color="auto"/>
            <w:bottom w:val="none" w:sz="0" w:space="0" w:color="auto"/>
            <w:right w:val="none" w:sz="0" w:space="0" w:color="auto"/>
          </w:divBdr>
        </w:div>
        <w:div w:id="560291666">
          <w:marLeft w:val="0"/>
          <w:marRight w:val="0"/>
          <w:marTop w:val="0"/>
          <w:marBottom w:val="0"/>
          <w:divBdr>
            <w:top w:val="none" w:sz="0" w:space="0" w:color="auto"/>
            <w:left w:val="none" w:sz="0" w:space="0" w:color="auto"/>
            <w:bottom w:val="none" w:sz="0" w:space="0" w:color="auto"/>
            <w:right w:val="none" w:sz="0" w:space="0" w:color="auto"/>
          </w:divBdr>
        </w:div>
      </w:divsChild>
    </w:div>
    <w:div w:id="494688122">
      <w:bodyDiv w:val="1"/>
      <w:marLeft w:val="0"/>
      <w:marRight w:val="0"/>
      <w:marTop w:val="0"/>
      <w:marBottom w:val="0"/>
      <w:divBdr>
        <w:top w:val="none" w:sz="0" w:space="0" w:color="auto"/>
        <w:left w:val="none" w:sz="0" w:space="0" w:color="auto"/>
        <w:bottom w:val="none" w:sz="0" w:space="0" w:color="auto"/>
        <w:right w:val="none" w:sz="0" w:space="0" w:color="auto"/>
      </w:divBdr>
    </w:div>
    <w:div w:id="534542498">
      <w:bodyDiv w:val="1"/>
      <w:marLeft w:val="0"/>
      <w:marRight w:val="0"/>
      <w:marTop w:val="0"/>
      <w:marBottom w:val="0"/>
      <w:divBdr>
        <w:top w:val="none" w:sz="0" w:space="0" w:color="auto"/>
        <w:left w:val="none" w:sz="0" w:space="0" w:color="auto"/>
        <w:bottom w:val="none" w:sz="0" w:space="0" w:color="auto"/>
        <w:right w:val="none" w:sz="0" w:space="0" w:color="auto"/>
      </w:divBdr>
    </w:div>
    <w:div w:id="551691916">
      <w:bodyDiv w:val="1"/>
      <w:marLeft w:val="0"/>
      <w:marRight w:val="0"/>
      <w:marTop w:val="0"/>
      <w:marBottom w:val="0"/>
      <w:divBdr>
        <w:top w:val="none" w:sz="0" w:space="0" w:color="auto"/>
        <w:left w:val="none" w:sz="0" w:space="0" w:color="auto"/>
        <w:bottom w:val="none" w:sz="0" w:space="0" w:color="auto"/>
        <w:right w:val="none" w:sz="0" w:space="0" w:color="auto"/>
      </w:divBdr>
    </w:div>
    <w:div w:id="563875817">
      <w:bodyDiv w:val="1"/>
      <w:marLeft w:val="0"/>
      <w:marRight w:val="0"/>
      <w:marTop w:val="0"/>
      <w:marBottom w:val="0"/>
      <w:divBdr>
        <w:top w:val="none" w:sz="0" w:space="0" w:color="auto"/>
        <w:left w:val="none" w:sz="0" w:space="0" w:color="auto"/>
        <w:bottom w:val="none" w:sz="0" w:space="0" w:color="auto"/>
        <w:right w:val="none" w:sz="0" w:space="0" w:color="auto"/>
      </w:divBdr>
    </w:div>
    <w:div w:id="587424016">
      <w:bodyDiv w:val="1"/>
      <w:marLeft w:val="0"/>
      <w:marRight w:val="0"/>
      <w:marTop w:val="0"/>
      <w:marBottom w:val="0"/>
      <w:divBdr>
        <w:top w:val="none" w:sz="0" w:space="0" w:color="auto"/>
        <w:left w:val="none" w:sz="0" w:space="0" w:color="auto"/>
        <w:bottom w:val="none" w:sz="0" w:space="0" w:color="auto"/>
        <w:right w:val="none" w:sz="0" w:space="0" w:color="auto"/>
      </w:divBdr>
    </w:div>
    <w:div w:id="596137284">
      <w:bodyDiv w:val="1"/>
      <w:marLeft w:val="0"/>
      <w:marRight w:val="0"/>
      <w:marTop w:val="0"/>
      <w:marBottom w:val="0"/>
      <w:divBdr>
        <w:top w:val="none" w:sz="0" w:space="0" w:color="auto"/>
        <w:left w:val="none" w:sz="0" w:space="0" w:color="auto"/>
        <w:bottom w:val="none" w:sz="0" w:space="0" w:color="auto"/>
        <w:right w:val="none" w:sz="0" w:space="0" w:color="auto"/>
      </w:divBdr>
    </w:div>
    <w:div w:id="602997168">
      <w:bodyDiv w:val="1"/>
      <w:marLeft w:val="0"/>
      <w:marRight w:val="0"/>
      <w:marTop w:val="0"/>
      <w:marBottom w:val="0"/>
      <w:divBdr>
        <w:top w:val="none" w:sz="0" w:space="0" w:color="auto"/>
        <w:left w:val="none" w:sz="0" w:space="0" w:color="auto"/>
        <w:bottom w:val="none" w:sz="0" w:space="0" w:color="auto"/>
        <w:right w:val="none" w:sz="0" w:space="0" w:color="auto"/>
      </w:divBdr>
    </w:div>
    <w:div w:id="620113343">
      <w:bodyDiv w:val="1"/>
      <w:marLeft w:val="0"/>
      <w:marRight w:val="0"/>
      <w:marTop w:val="0"/>
      <w:marBottom w:val="0"/>
      <w:divBdr>
        <w:top w:val="none" w:sz="0" w:space="0" w:color="auto"/>
        <w:left w:val="none" w:sz="0" w:space="0" w:color="auto"/>
        <w:bottom w:val="none" w:sz="0" w:space="0" w:color="auto"/>
        <w:right w:val="none" w:sz="0" w:space="0" w:color="auto"/>
      </w:divBdr>
    </w:div>
    <w:div w:id="642463527">
      <w:bodyDiv w:val="1"/>
      <w:marLeft w:val="0"/>
      <w:marRight w:val="0"/>
      <w:marTop w:val="0"/>
      <w:marBottom w:val="0"/>
      <w:divBdr>
        <w:top w:val="none" w:sz="0" w:space="0" w:color="auto"/>
        <w:left w:val="none" w:sz="0" w:space="0" w:color="auto"/>
        <w:bottom w:val="none" w:sz="0" w:space="0" w:color="auto"/>
        <w:right w:val="none" w:sz="0" w:space="0" w:color="auto"/>
      </w:divBdr>
    </w:div>
    <w:div w:id="653528945">
      <w:bodyDiv w:val="1"/>
      <w:marLeft w:val="0"/>
      <w:marRight w:val="0"/>
      <w:marTop w:val="0"/>
      <w:marBottom w:val="0"/>
      <w:divBdr>
        <w:top w:val="none" w:sz="0" w:space="0" w:color="auto"/>
        <w:left w:val="none" w:sz="0" w:space="0" w:color="auto"/>
        <w:bottom w:val="none" w:sz="0" w:space="0" w:color="auto"/>
        <w:right w:val="none" w:sz="0" w:space="0" w:color="auto"/>
      </w:divBdr>
      <w:divsChild>
        <w:div w:id="304621998">
          <w:marLeft w:val="547"/>
          <w:marRight w:val="0"/>
          <w:marTop w:val="0"/>
          <w:marBottom w:val="0"/>
          <w:divBdr>
            <w:top w:val="none" w:sz="0" w:space="0" w:color="auto"/>
            <w:left w:val="none" w:sz="0" w:space="0" w:color="auto"/>
            <w:bottom w:val="none" w:sz="0" w:space="0" w:color="auto"/>
            <w:right w:val="none" w:sz="0" w:space="0" w:color="auto"/>
          </w:divBdr>
        </w:div>
        <w:div w:id="850031491">
          <w:marLeft w:val="547"/>
          <w:marRight w:val="0"/>
          <w:marTop w:val="0"/>
          <w:marBottom w:val="0"/>
          <w:divBdr>
            <w:top w:val="none" w:sz="0" w:space="0" w:color="auto"/>
            <w:left w:val="none" w:sz="0" w:space="0" w:color="auto"/>
            <w:bottom w:val="none" w:sz="0" w:space="0" w:color="auto"/>
            <w:right w:val="none" w:sz="0" w:space="0" w:color="auto"/>
          </w:divBdr>
        </w:div>
        <w:div w:id="1065107955">
          <w:marLeft w:val="547"/>
          <w:marRight w:val="0"/>
          <w:marTop w:val="0"/>
          <w:marBottom w:val="0"/>
          <w:divBdr>
            <w:top w:val="none" w:sz="0" w:space="0" w:color="auto"/>
            <w:left w:val="none" w:sz="0" w:space="0" w:color="auto"/>
            <w:bottom w:val="none" w:sz="0" w:space="0" w:color="auto"/>
            <w:right w:val="none" w:sz="0" w:space="0" w:color="auto"/>
          </w:divBdr>
        </w:div>
        <w:div w:id="1509098302">
          <w:marLeft w:val="547"/>
          <w:marRight w:val="0"/>
          <w:marTop w:val="0"/>
          <w:marBottom w:val="0"/>
          <w:divBdr>
            <w:top w:val="none" w:sz="0" w:space="0" w:color="auto"/>
            <w:left w:val="none" w:sz="0" w:space="0" w:color="auto"/>
            <w:bottom w:val="none" w:sz="0" w:space="0" w:color="auto"/>
            <w:right w:val="none" w:sz="0" w:space="0" w:color="auto"/>
          </w:divBdr>
        </w:div>
        <w:div w:id="1787695080">
          <w:marLeft w:val="547"/>
          <w:marRight w:val="0"/>
          <w:marTop w:val="0"/>
          <w:marBottom w:val="0"/>
          <w:divBdr>
            <w:top w:val="none" w:sz="0" w:space="0" w:color="auto"/>
            <w:left w:val="none" w:sz="0" w:space="0" w:color="auto"/>
            <w:bottom w:val="none" w:sz="0" w:space="0" w:color="auto"/>
            <w:right w:val="none" w:sz="0" w:space="0" w:color="auto"/>
          </w:divBdr>
        </w:div>
        <w:div w:id="1948538373">
          <w:marLeft w:val="547"/>
          <w:marRight w:val="0"/>
          <w:marTop w:val="0"/>
          <w:marBottom w:val="0"/>
          <w:divBdr>
            <w:top w:val="none" w:sz="0" w:space="0" w:color="auto"/>
            <w:left w:val="none" w:sz="0" w:space="0" w:color="auto"/>
            <w:bottom w:val="none" w:sz="0" w:space="0" w:color="auto"/>
            <w:right w:val="none" w:sz="0" w:space="0" w:color="auto"/>
          </w:divBdr>
        </w:div>
      </w:divsChild>
    </w:div>
    <w:div w:id="653874436">
      <w:bodyDiv w:val="1"/>
      <w:marLeft w:val="0"/>
      <w:marRight w:val="0"/>
      <w:marTop w:val="0"/>
      <w:marBottom w:val="0"/>
      <w:divBdr>
        <w:top w:val="none" w:sz="0" w:space="0" w:color="auto"/>
        <w:left w:val="none" w:sz="0" w:space="0" w:color="auto"/>
        <w:bottom w:val="none" w:sz="0" w:space="0" w:color="auto"/>
        <w:right w:val="none" w:sz="0" w:space="0" w:color="auto"/>
      </w:divBdr>
    </w:div>
    <w:div w:id="672606344">
      <w:bodyDiv w:val="1"/>
      <w:marLeft w:val="0"/>
      <w:marRight w:val="0"/>
      <w:marTop w:val="0"/>
      <w:marBottom w:val="0"/>
      <w:divBdr>
        <w:top w:val="none" w:sz="0" w:space="0" w:color="auto"/>
        <w:left w:val="none" w:sz="0" w:space="0" w:color="auto"/>
        <w:bottom w:val="none" w:sz="0" w:space="0" w:color="auto"/>
        <w:right w:val="none" w:sz="0" w:space="0" w:color="auto"/>
      </w:divBdr>
    </w:div>
    <w:div w:id="687945976">
      <w:bodyDiv w:val="1"/>
      <w:marLeft w:val="0"/>
      <w:marRight w:val="0"/>
      <w:marTop w:val="0"/>
      <w:marBottom w:val="0"/>
      <w:divBdr>
        <w:top w:val="none" w:sz="0" w:space="0" w:color="auto"/>
        <w:left w:val="none" w:sz="0" w:space="0" w:color="auto"/>
        <w:bottom w:val="none" w:sz="0" w:space="0" w:color="auto"/>
        <w:right w:val="none" w:sz="0" w:space="0" w:color="auto"/>
      </w:divBdr>
    </w:div>
    <w:div w:id="872116309">
      <w:bodyDiv w:val="1"/>
      <w:marLeft w:val="0"/>
      <w:marRight w:val="0"/>
      <w:marTop w:val="0"/>
      <w:marBottom w:val="0"/>
      <w:divBdr>
        <w:top w:val="none" w:sz="0" w:space="0" w:color="auto"/>
        <w:left w:val="none" w:sz="0" w:space="0" w:color="auto"/>
        <w:bottom w:val="none" w:sz="0" w:space="0" w:color="auto"/>
        <w:right w:val="none" w:sz="0" w:space="0" w:color="auto"/>
      </w:divBdr>
      <w:divsChild>
        <w:div w:id="21366516">
          <w:marLeft w:val="547"/>
          <w:marRight w:val="0"/>
          <w:marTop w:val="0"/>
          <w:marBottom w:val="0"/>
          <w:divBdr>
            <w:top w:val="none" w:sz="0" w:space="0" w:color="auto"/>
            <w:left w:val="none" w:sz="0" w:space="0" w:color="auto"/>
            <w:bottom w:val="none" w:sz="0" w:space="0" w:color="auto"/>
            <w:right w:val="none" w:sz="0" w:space="0" w:color="auto"/>
          </w:divBdr>
        </w:div>
        <w:div w:id="134881541">
          <w:marLeft w:val="547"/>
          <w:marRight w:val="0"/>
          <w:marTop w:val="0"/>
          <w:marBottom w:val="0"/>
          <w:divBdr>
            <w:top w:val="none" w:sz="0" w:space="0" w:color="auto"/>
            <w:left w:val="none" w:sz="0" w:space="0" w:color="auto"/>
            <w:bottom w:val="none" w:sz="0" w:space="0" w:color="auto"/>
            <w:right w:val="none" w:sz="0" w:space="0" w:color="auto"/>
          </w:divBdr>
        </w:div>
        <w:div w:id="1390032551">
          <w:marLeft w:val="547"/>
          <w:marRight w:val="0"/>
          <w:marTop w:val="0"/>
          <w:marBottom w:val="0"/>
          <w:divBdr>
            <w:top w:val="none" w:sz="0" w:space="0" w:color="auto"/>
            <w:left w:val="none" w:sz="0" w:space="0" w:color="auto"/>
            <w:bottom w:val="none" w:sz="0" w:space="0" w:color="auto"/>
            <w:right w:val="none" w:sz="0" w:space="0" w:color="auto"/>
          </w:divBdr>
        </w:div>
        <w:div w:id="1477989561">
          <w:marLeft w:val="547"/>
          <w:marRight w:val="0"/>
          <w:marTop w:val="0"/>
          <w:marBottom w:val="0"/>
          <w:divBdr>
            <w:top w:val="none" w:sz="0" w:space="0" w:color="auto"/>
            <w:left w:val="none" w:sz="0" w:space="0" w:color="auto"/>
            <w:bottom w:val="none" w:sz="0" w:space="0" w:color="auto"/>
            <w:right w:val="none" w:sz="0" w:space="0" w:color="auto"/>
          </w:divBdr>
        </w:div>
        <w:div w:id="1654942194">
          <w:marLeft w:val="547"/>
          <w:marRight w:val="0"/>
          <w:marTop w:val="0"/>
          <w:marBottom w:val="0"/>
          <w:divBdr>
            <w:top w:val="none" w:sz="0" w:space="0" w:color="auto"/>
            <w:left w:val="none" w:sz="0" w:space="0" w:color="auto"/>
            <w:bottom w:val="none" w:sz="0" w:space="0" w:color="auto"/>
            <w:right w:val="none" w:sz="0" w:space="0" w:color="auto"/>
          </w:divBdr>
        </w:div>
        <w:div w:id="2050913226">
          <w:marLeft w:val="547"/>
          <w:marRight w:val="0"/>
          <w:marTop w:val="0"/>
          <w:marBottom w:val="0"/>
          <w:divBdr>
            <w:top w:val="none" w:sz="0" w:space="0" w:color="auto"/>
            <w:left w:val="none" w:sz="0" w:space="0" w:color="auto"/>
            <w:bottom w:val="none" w:sz="0" w:space="0" w:color="auto"/>
            <w:right w:val="none" w:sz="0" w:space="0" w:color="auto"/>
          </w:divBdr>
        </w:div>
      </w:divsChild>
    </w:div>
    <w:div w:id="881668804">
      <w:bodyDiv w:val="1"/>
      <w:marLeft w:val="0"/>
      <w:marRight w:val="0"/>
      <w:marTop w:val="0"/>
      <w:marBottom w:val="0"/>
      <w:divBdr>
        <w:top w:val="none" w:sz="0" w:space="0" w:color="auto"/>
        <w:left w:val="none" w:sz="0" w:space="0" w:color="auto"/>
        <w:bottom w:val="none" w:sz="0" w:space="0" w:color="auto"/>
        <w:right w:val="none" w:sz="0" w:space="0" w:color="auto"/>
      </w:divBdr>
    </w:div>
    <w:div w:id="916787528">
      <w:bodyDiv w:val="1"/>
      <w:marLeft w:val="0"/>
      <w:marRight w:val="0"/>
      <w:marTop w:val="0"/>
      <w:marBottom w:val="0"/>
      <w:divBdr>
        <w:top w:val="none" w:sz="0" w:space="0" w:color="auto"/>
        <w:left w:val="none" w:sz="0" w:space="0" w:color="auto"/>
        <w:bottom w:val="none" w:sz="0" w:space="0" w:color="auto"/>
        <w:right w:val="none" w:sz="0" w:space="0" w:color="auto"/>
      </w:divBdr>
    </w:div>
    <w:div w:id="921061820">
      <w:bodyDiv w:val="1"/>
      <w:marLeft w:val="0"/>
      <w:marRight w:val="0"/>
      <w:marTop w:val="0"/>
      <w:marBottom w:val="0"/>
      <w:divBdr>
        <w:top w:val="none" w:sz="0" w:space="0" w:color="auto"/>
        <w:left w:val="none" w:sz="0" w:space="0" w:color="auto"/>
        <w:bottom w:val="none" w:sz="0" w:space="0" w:color="auto"/>
        <w:right w:val="none" w:sz="0" w:space="0" w:color="auto"/>
      </w:divBdr>
    </w:div>
    <w:div w:id="992835390">
      <w:bodyDiv w:val="1"/>
      <w:marLeft w:val="0"/>
      <w:marRight w:val="0"/>
      <w:marTop w:val="0"/>
      <w:marBottom w:val="0"/>
      <w:divBdr>
        <w:top w:val="none" w:sz="0" w:space="0" w:color="auto"/>
        <w:left w:val="none" w:sz="0" w:space="0" w:color="auto"/>
        <w:bottom w:val="none" w:sz="0" w:space="0" w:color="auto"/>
        <w:right w:val="none" w:sz="0" w:space="0" w:color="auto"/>
      </w:divBdr>
    </w:div>
    <w:div w:id="1200363096">
      <w:bodyDiv w:val="1"/>
      <w:marLeft w:val="0"/>
      <w:marRight w:val="0"/>
      <w:marTop w:val="0"/>
      <w:marBottom w:val="0"/>
      <w:divBdr>
        <w:top w:val="none" w:sz="0" w:space="0" w:color="auto"/>
        <w:left w:val="none" w:sz="0" w:space="0" w:color="auto"/>
        <w:bottom w:val="none" w:sz="0" w:space="0" w:color="auto"/>
        <w:right w:val="none" w:sz="0" w:space="0" w:color="auto"/>
      </w:divBdr>
    </w:div>
    <w:div w:id="1206406946">
      <w:bodyDiv w:val="1"/>
      <w:marLeft w:val="0"/>
      <w:marRight w:val="0"/>
      <w:marTop w:val="0"/>
      <w:marBottom w:val="0"/>
      <w:divBdr>
        <w:top w:val="none" w:sz="0" w:space="0" w:color="auto"/>
        <w:left w:val="none" w:sz="0" w:space="0" w:color="auto"/>
        <w:bottom w:val="none" w:sz="0" w:space="0" w:color="auto"/>
        <w:right w:val="none" w:sz="0" w:space="0" w:color="auto"/>
      </w:divBdr>
    </w:div>
    <w:div w:id="1224876106">
      <w:bodyDiv w:val="1"/>
      <w:marLeft w:val="0"/>
      <w:marRight w:val="0"/>
      <w:marTop w:val="0"/>
      <w:marBottom w:val="0"/>
      <w:divBdr>
        <w:top w:val="none" w:sz="0" w:space="0" w:color="auto"/>
        <w:left w:val="none" w:sz="0" w:space="0" w:color="auto"/>
        <w:bottom w:val="none" w:sz="0" w:space="0" w:color="auto"/>
        <w:right w:val="none" w:sz="0" w:space="0" w:color="auto"/>
      </w:divBdr>
    </w:div>
    <w:div w:id="1238827485">
      <w:bodyDiv w:val="1"/>
      <w:marLeft w:val="0"/>
      <w:marRight w:val="0"/>
      <w:marTop w:val="0"/>
      <w:marBottom w:val="0"/>
      <w:divBdr>
        <w:top w:val="none" w:sz="0" w:space="0" w:color="auto"/>
        <w:left w:val="none" w:sz="0" w:space="0" w:color="auto"/>
        <w:bottom w:val="none" w:sz="0" w:space="0" w:color="auto"/>
        <w:right w:val="none" w:sz="0" w:space="0" w:color="auto"/>
      </w:divBdr>
    </w:div>
    <w:div w:id="1270242395">
      <w:bodyDiv w:val="1"/>
      <w:marLeft w:val="0"/>
      <w:marRight w:val="0"/>
      <w:marTop w:val="0"/>
      <w:marBottom w:val="0"/>
      <w:divBdr>
        <w:top w:val="none" w:sz="0" w:space="0" w:color="auto"/>
        <w:left w:val="none" w:sz="0" w:space="0" w:color="auto"/>
        <w:bottom w:val="none" w:sz="0" w:space="0" w:color="auto"/>
        <w:right w:val="none" w:sz="0" w:space="0" w:color="auto"/>
      </w:divBdr>
    </w:div>
    <w:div w:id="1341739599">
      <w:bodyDiv w:val="1"/>
      <w:marLeft w:val="0"/>
      <w:marRight w:val="0"/>
      <w:marTop w:val="0"/>
      <w:marBottom w:val="0"/>
      <w:divBdr>
        <w:top w:val="none" w:sz="0" w:space="0" w:color="auto"/>
        <w:left w:val="none" w:sz="0" w:space="0" w:color="auto"/>
        <w:bottom w:val="none" w:sz="0" w:space="0" w:color="auto"/>
        <w:right w:val="none" w:sz="0" w:space="0" w:color="auto"/>
      </w:divBdr>
    </w:div>
    <w:div w:id="1353218293">
      <w:bodyDiv w:val="1"/>
      <w:marLeft w:val="0"/>
      <w:marRight w:val="0"/>
      <w:marTop w:val="0"/>
      <w:marBottom w:val="0"/>
      <w:divBdr>
        <w:top w:val="none" w:sz="0" w:space="0" w:color="auto"/>
        <w:left w:val="none" w:sz="0" w:space="0" w:color="auto"/>
        <w:bottom w:val="none" w:sz="0" w:space="0" w:color="auto"/>
        <w:right w:val="none" w:sz="0" w:space="0" w:color="auto"/>
      </w:divBdr>
    </w:div>
    <w:div w:id="1369262504">
      <w:bodyDiv w:val="1"/>
      <w:marLeft w:val="0"/>
      <w:marRight w:val="0"/>
      <w:marTop w:val="0"/>
      <w:marBottom w:val="0"/>
      <w:divBdr>
        <w:top w:val="none" w:sz="0" w:space="0" w:color="auto"/>
        <w:left w:val="none" w:sz="0" w:space="0" w:color="auto"/>
        <w:bottom w:val="none" w:sz="0" w:space="0" w:color="auto"/>
        <w:right w:val="none" w:sz="0" w:space="0" w:color="auto"/>
      </w:divBdr>
    </w:div>
    <w:div w:id="1412238227">
      <w:bodyDiv w:val="1"/>
      <w:marLeft w:val="0"/>
      <w:marRight w:val="0"/>
      <w:marTop w:val="0"/>
      <w:marBottom w:val="0"/>
      <w:divBdr>
        <w:top w:val="none" w:sz="0" w:space="0" w:color="auto"/>
        <w:left w:val="none" w:sz="0" w:space="0" w:color="auto"/>
        <w:bottom w:val="none" w:sz="0" w:space="0" w:color="auto"/>
        <w:right w:val="none" w:sz="0" w:space="0" w:color="auto"/>
      </w:divBdr>
    </w:div>
    <w:div w:id="1412852760">
      <w:bodyDiv w:val="1"/>
      <w:marLeft w:val="0"/>
      <w:marRight w:val="0"/>
      <w:marTop w:val="0"/>
      <w:marBottom w:val="0"/>
      <w:divBdr>
        <w:top w:val="none" w:sz="0" w:space="0" w:color="auto"/>
        <w:left w:val="none" w:sz="0" w:space="0" w:color="auto"/>
        <w:bottom w:val="none" w:sz="0" w:space="0" w:color="auto"/>
        <w:right w:val="none" w:sz="0" w:space="0" w:color="auto"/>
      </w:divBdr>
    </w:div>
    <w:div w:id="1431853838">
      <w:bodyDiv w:val="1"/>
      <w:marLeft w:val="0"/>
      <w:marRight w:val="0"/>
      <w:marTop w:val="0"/>
      <w:marBottom w:val="0"/>
      <w:divBdr>
        <w:top w:val="none" w:sz="0" w:space="0" w:color="auto"/>
        <w:left w:val="none" w:sz="0" w:space="0" w:color="auto"/>
        <w:bottom w:val="none" w:sz="0" w:space="0" w:color="auto"/>
        <w:right w:val="none" w:sz="0" w:space="0" w:color="auto"/>
      </w:divBdr>
    </w:div>
    <w:div w:id="1452436730">
      <w:bodyDiv w:val="1"/>
      <w:marLeft w:val="0"/>
      <w:marRight w:val="0"/>
      <w:marTop w:val="0"/>
      <w:marBottom w:val="0"/>
      <w:divBdr>
        <w:top w:val="none" w:sz="0" w:space="0" w:color="auto"/>
        <w:left w:val="none" w:sz="0" w:space="0" w:color="auto"/>
        <w:bottom w:val="none" w:sz="0" w:space="0" w:color="auto"/>
        <w:right w:val="none" w:sz="0" w:space="0" w:color="auto"/>
      </w:divBdr>
    </w:div>
    <w:div w:id="1503350731">
      <w:bodyDiv w:val="1"/>
      <w:marLeft w:val="0"/>
      <w:marRight w:val="0"/>
      <w:marTop w:val="0"/>
      <w:marBottom w:val="0"/>
      <w:divBdr>
        <w:top w:val="none" w:sz="0" w:space="0" w:color="auto"/>
        <w:left w:val="none" w:sz="0" w:space="0" w:color="auto"/>
        <w:bottom w:val="none" w:sz="0" w:space="0" w:color="auto"/>
        <w:right w:val="none" w:sz="0" w:space="0" w:color="auto"/>
      </w:divBdr>
    </w:div>
    <w:div w:id="1554654396">
      <w:bodyDiv w:val="1"/>
      <w:marLeft w:val="0"/>
      <w:marRight w:val="0"/>
      <w:marTop w:val="0"/>
      <w:marBottom w:val="0"/>
      <w:divBdr>
        <w:top w:val="none" w:sz="0" w:space="0" w:color="auto"/>
        <w:left w:val="none" w:sz="0" w:space="0" w:color="auto"/>
        <w:bottom w:val="none" w:sz="0" w:space="0" w:color="auto"/>
        <w:right w:val="none" w:sz="0" w:space="0" w:color="auto"/>
      </w:divBdr>
    </w:div>
    <w:div w:id="1592271661">
      <w:bodyDiv w:val="1"/>
      <w:marLeft w:val="0"/>
      <w:marRight w:val="0"/>
      <w:marTop w:val="0"/>
      <w:marBottom w:val="0"/>
      <w:divBdr>
        <w:top w:val="none" w:sz="0" w:space="0" w:color="auto"/>
        <w:left w:val="none" w:sz="0" w:space="0" w:color="auto"/>
        <w:bottom w:val="none" w:sz="0" w:space="0" w:color="auto"/>
        <w:right w:val="none" w:sz="0" w:space="0" w:color="auto"/>
      </w:divBdr>
    </w:div>
    <w:div w:id="1627850330">
      <w:bodyDiv w:val="1"/>
      <w:marLeft w:val="0"/>
      <w:marRight w:val="0"/>
      <w:marTop w:val="0"/>
      <w:marBottom w:val="0"/>
      <w:divBdr>
        <w:top w:val="none" w:sz="0" w:space="0" w:color="auto"/>
        <w:left w:val="none" w:sz="0" w:space="0" w:color="auto"/>
        <w:bottom w:val="none" w:sz="0" w:space="0" w:color="auto"/>
        <w:right w:val="none" w:sz="0" w:space="0" w:color="auto"/>
      </w:divBdr>
    </w:div>
    <w:div w:id="1639645494">
      <w:bodyDiv w:val="1"/>
      <w:marLeft w:val="0"/>
      <w:marRight w:val="0"/>
      <w:marTop w:val="0"/>
      <w:marBottom w:val="0"/>
      <w:divBdr>
        <w:top w:val="none" w:sz="0" w:space="0" w:color="auto"/>
        <w:left w:val="none" w:sz="0" w:space="0" w:color="auto"/>
        <w:bottom w:val="none" w:sz="0" w:space="0" w:color="auto"/>
        <w:right w:val="none" w:sz="0" w:space="0" w:color="auto"/>
      </w:divBdr>
    </w:div>
    <w:div w:id="1644769314">
      <w:bodyDiv w:val="1"/>
      <w:marLeft w:val="0"/>
      <w:marRight w:val="0"/>
      <w:marTop w:val="0"/>
      <w:marBottom w:val="0"/>
      <w:divBdr>
        <w:top w:val="none" w:sz="0" w:space="0" w:color="auto"/>
        <w:left w:val="none" w:sz="0" w:space="0" w:color="auto"/>
        <w:bottom w:val="none" w:sz="0" w:space="0" w:color="auto"/>
        <w:right w:val="none" w:sz="0" w:space="0" w:color="auto"/>
      </w:divBdr>
    </w:div>
    <w:div w:id="1652976786">
      <w:bodyDiv w:val="1"/>
      <w:marLeft w:val="0"/>
      <w:marRight w:val="0"/>
      <w:marTop w:val="0"/>
      <w:marBottom w:val="0"/>
      <w:divBdr>
        <w:top w:val="none" w:sz="0" w:space="0" w:color="auto"/>
        <w:left w:val="none" w:sz="0" w:space="0" w:color="auto"/>
        <w:bottom w:val="none" w:sz="0" w:space="0" w:color="auto"/>
        <w:right w:val="none" w:sz="0" w:space="0" w:color="auto"/>
      </w:divBdr>
    </w:div>
    <w:div w:id="1663120872">
      <w:bodyDiv w:val="1"/>
      <w:marLeft w:val="0"/>
      <w:marRight w:val="0"/>
      <w:marTop w:val="0"/>
      <w:marBottom w:val="0"/>
      <w:divBdr>
        <w:top w:val="none" w:sz="0" w:space="0" w:color="auto"/>
        <w:left w:val="none" w:sz="0" w:space="0" w:color="auto"/>
        <w:bottom w:val="none" w:sz="0" w:space="0" w:color="auto"/>
        <w:right w:val="none" w:sz="0" w:space="0" w:color="auto"/>
      </w:divBdr>
    </w:div>
    <w:div w:id="1680740680">
      <w:bodyDiv w:val="1"/>
      <w:marLeft w:val="0"/>
      <w:marRight w:val="0"/>
      <w:marTop w:val="0"/>
      <w:marBottom w:val="0"/>
      <w:divBdr>
        <w:top w:val="none" w:sz="0" w:space="0" w:color="auto"/>
        <w:left w:val="none" w:sz="0" w:space="0" w:color="auto"/>
        <w:bottom w:val="none" w:sz="0" w:space="0" w:color="auto"/>
        <w:right w:val="none" w:sz="0" w:space="0" w:color="auto"/>
      </w:divBdr>
    </w:div>
    <w:div w:id="1682269681">
      <w:bodyDiv w:val="1"/>
      <w:marLeft w:val="0"/>
      <w:marRight w:val="0"/>
      <w:marTop w:val="0"/>
      <w:marBottom w:val="0"/>
      <w:divBdr>
        <w:top w:val="none" w:sz="0" w:space="0" w:color="auto"/>
        <w:left w:val="none" w:sz="0" w:space="0" w:color="auto"/>
        <w:bottom w:val="none" w:sz="0" w:space="0" w:color="auto"/>
        <w:right w:val="none" w:sz="0" w:space="0" w:color="auto"/>
      </w:divBdr>
    </w:div>
    <w:div w:id="1720086674">
      <w:bodyDiv w:val="1"/>
      <w:marLeft w:val="0"/>
      <w:marRight w:val="0"/>
      <w:marTop w:val="0"/>
      <w:marBottom w:val="0"/>
      <w:divBdr>
        <w:top w:val="none" w:sz="0" w:space="0" w:color="auto"/>
        <w:left w:val="none" w:sz="0" w:space="0" w:color="auto"/>
        <w:bottom w:val="none" w:sz="0" w:space="0" w:color="auto"/>
        <w:right w:val="none" w:sz="0" w:space="0" w:color="auto"/>
      </w:divBdr>
    </w:div>
    <w:div w:id="1722941508">
      <w:bodyDiv w:val="1"/>
      <w:marLeft w:val="0"/>
      <w:marRight w:val="0"/>
      <w:marTop w:val="0"/>
      <w:marBottom w:val="0"/>
      <w:divBdr>
        <w:top w:val="none" w:sz="0" w:space="0" w:color="auto"/>
        <w:left w:val="none" w:sz="0" w:space="0" w:color="auto"/>
        <w:bottom w:val="none" w:sz="0" w:space="0" w:color="auto"/>
        <w:right w:val="none" w:sz="0" w:space="0" w:color="auto"/>
      </w:divBdr>
    </w:div>
    <w:div w:id="1729259401">
      <w:bodyDiv w:val="1"/>
      <w:marLeft w:val="0"/>
      <w:marRight w:val="0"/>
      <w:marTop w:val="0"/>
      <w:marBottom w:val="0"/>
      <w:divBdr>
        <w:top w:val="none" w:sz="0" w:space="0" w:color="auto"/>
        <w:left w:val="none" w:sz="0" w:space="0" w:color="auto"/>
        <w:bottom w:val="none" w:sz="0" w:space="0" w:color="auto"/>
        <w:right w:val="none" w:sz="0" w:space="0" w:color="auto"/>
      </w:divBdr>
    </w:div>
    <w:div w:id="1742362158">
      <w:bodyDiv w:val="1"/>
      <w:marLeft w:val="0"/>
      <w:marRight w:val="0"/>
      <w:marTop w:val="0"/>
      <w:marBottom w:val="0"/>
      <w:divBdr>
        <w:top w:val="none" w:sz="0" w:space="0" w:color="auto"/>
        <w:left w:val="none" w:sz="0" w:space="0" w:color="auto"/>
        <w:bottom w:val="none" w:sz="0" w:space="0" w:color="auto"/>
        <w:right w:val="none" w:sz="0" w:space="0" w:color="auto"/>
      </w:divBdr>
    </w:div>
    <w:div w:id="1810516921">
      <w:bodyDiv w:val="1"/>
      <w:marLeft w:val="0"/>
      <w:marRight w:val="0"/>
      <w:marTop w:val="0"/>
      <w:marBottom w:val="0"/>
      <w:divBdr>
        <w:top w:val="none" w:sz="0" w:space="0" w:color="auto"/>
        <w:left w:val="none" w:sz="0" w:space="0" w:color="auto"/>
        <w:bottom w:val="none" w:sz="0" w:space="0" w:color="auto"/>
        <w:right w:val="none" w:sz="0" w:space="0" w:color="auto"/>
      </w:divBdr>
    </w:div>
    <w:div w:id="1873498662">
      <w:bodyDiv w:val="1"/>
      <w:marLeft w:val="0"/>
      <w:marRight w:val="0"/>
      <w:marTop w:val="0"/>
      <w:marBottom w:val="0"/>
      <w:divBdr>
        <w:top w:val="none" w:sz="0" w:space="0" w:color="auto"/>
        <w:left w:val="none" w:sz="0" w:space="0" w:color="auto"/>
        <w:bottom w:val="none" w:sz="0" w:space="0" w:color="auto"/>
        <w:right w:val="none" w:sz="0" w:space="0" w:color="auto"/>
      </w:divBdr>
    </w:div>
    <w:div w:id="1883663142">
      <w:bodyDiv w:val="1"/>
      <w:marLeft w:val="0"/>
      <w:marRight w:val="0"/>
      <w:marTop w:val="0"/>
      <w:marBottom w:val="0"/>
      <w:divBdr>
        <w:top w:val="none" w:sz="0" w:space="0" w:color="auto"/>
        <w:left w:val="none" w:sz="0" w:space="0" w:color="auto"/>
        <w:bottom w:val="none" w:sz="0" w:space="0" w:color="auto"/>
        <w:right w:val="none" w:sz="0" w:space="0" w:color="auto"/>
      </w:divBdr>
    </w:div>
    <w:div w:id="1926572130">
      <w:bodyDiv w:val="1"/>
      <w:marLeft w:val="0"/>
      <w:marRight w:val="0"/>
      <w:marTop w:val="0"/>
      <w:marBottom w:val="0"/>
      <w:divBdr>
        <w:top w:val="none" w:sz="0" w:space="0" w:color="auto"/>
        <w:left w:val="none" w:sz="0" w:space="0" w:color="auto"/>
        <w:bottom w:val="none" w:sz="0" w:space="0" w:color="auto"/>
        <w:right w:val="none" w:sz="0" w:space="0" w:color="auto"/>
      </w:divBdr>
    </w:div>
    <w:div w:id="1938514174">
      <w:bodyDiv w:val="1"/>
      <w:marLeft w:val="0"/>
      <w:marRight w:val="0"/>
      <w:marTop w:val="0"/>
      <w:marBottom w:val="0"/>
      <w:divBdr>
        <w:top w:val="none" w:sz="0" w:space="0" w:color="auto"/>
        <w:left w:val="none" w:sz="0" w:space="0" w:color="auto"/>
        <w:bottom w:val="none" w:sz="0" w:space="0" w:color="auto"/>
        <w:right w:val="none" w:sz="0" w:space="0" w:color="auto"/>
      </w:divBdr>
    </w:div>
    <w:div w:id="1975400956">
      <w:bodyDiv w:val="1"/>
      <w:marLeft w:val="0"/>
      <w:marRight w:val="0"/>
      <w:marTop w:val="0"/>
      <w:marBottom w:val="0"/>
      <w:divBdr>
        <w:top w:val="none" w:sz="0" w:space="0" w:color="auto"/>
        <w:left w:val="none" w:sz="0" w:space="0" w:color="auto"/>
        <w:bottom w:val="none" w:sz="0" w:space="0" w:color="auto"/>
        <w:right w:val="none" w:sz="0" w:space="0" w:color="auto"/>
      </w:divBdr>
    </w:div>
    <w:div w:id="1990666716">
      <w:bodyDiv w:val="1"/>
      <w:marLeft w:val="0"/>
      <w:marRight w:val="0"/>
      <w:marTop w:val="0"/>
      <w:marBottom w:val="0"/>
      <w:divBdr>
        <w:top w:val="none" w:sz="0" w:space="0" w:color="auto"/>
        <w:left w:val="none" w:sz="0" w:space="0" w:color="auto"/>
        <w:bottom w:val="none" w:sz="0" w:space="0" w:color="auto"/>
        <w:right w:val="none" w:sz="0" w:space="0" w:color="auto"/>
      </w:divBdr>
      <w:divsChild>
        <w:div w:id="789204613">
          <w:marLeft w:val="0"/>
          <w:marRight w:val="0"/>
          <w:marTop w:val="0"/>
          <w:marBottom w:val="0"/>
          <w:divBdr>
            <w:top w:val="none" w:sz="0" w:space="0" w:color="auto"/>
            <w:left w:val="none" w:sz="0" w:space="0" w:color="auto"/>
            <w:bottom w:val="none" w:sz="0" w:space="0" w:color="auto"/>
            <w:right w:val="none" w:sz="0" w:space="0" w:color="auto"/>
          </w:divBdr>
          <w:divsChild>
            <w:div w:id="400910675">
              <w:marLeft w:val="0"/>
              <w:marRight w:val="0"/>
              <w:marTop w:val="0"/>
              <w:marBottom w:val="0"/>
              <w:divBdr>
                <w:top w:val="none" w:sz="0" w:space="0" w:color="auto"/>
                <w:left w:val="none" w:sz="0" w:space="0" w:color="auto"/>
                <w:bottom w:val="none" w:sz="0" w:space="0" w:color="auto"/>
                <w:right w:val="none" w:sz="0" w:space="0" w:color="auto"/>
              </w:divBdr>
            </w:div>
            <w:div w:id="1281568283">
              <w:marLeft w:val="0"/>
              <w:marRight w:val="0"/>
              <w:marTop w:val="0"/>
              <w:marBottom w:val="0"/>
              <w:divBdr>
                <w:top w:val="none" w:sz="0" w:space="0" w:color="auto"/>
                <w:left w:val="none" w:sz="0" w:space="0" w:color="auto"/>
                <w:bottom w:val="none" w:sz="0" w:space="0" w:color="auto"/>
                <w:right w:val="none" w:sz="0" w:space="0" w:color="auto"/>
              </w:divBdr>
            </w:div>
            <w:div w:id="1748721558">
              <w:marLeft w:val="0"/>
              <w:marRight w:val="0"/>
              <w:marTop w:val="0"/>
              <w:marBottom w:val="0"/>
              <w:divBdr>
                <w:top w:val="none" w:sz="0" w:space="0" w:color="auto"/>
                <w:left w:val="none" w:sz="0" w:space="0" w:color="auto"/>
                <w:bottom w:val="none" w:sz="0" w:space="0" w:color="auto"/>
                <w:right w:val="none" w:sz="0" w:space="0" w:color="auto"/>
              </w:divBdr>
            </w:div>
          </w:divsChild>
        </w:div>
        <w:div w:id="1403681189">
          <w:marLeft w:val="0"/>
          <w:marRight w:val="0"/>
          <w:marTop w:val="0"/>
          <w:marBottom w:val="0"/>
          <w:divBdr>
            <w:top w:val="none" w:sz="0" w:space="0" w:color="auto"/>
            <w:left w:val="none" w:sz="0" w:space="0" w:color="auto"/>
            <w:bottom w:val="none" w:sz="0" w:space="0" w:color="auto"/>
            <w:right w:val="none" w:sz="0" w:space="0" w:color="auto"/>
          </w:divBdr>
          <w:divsChild>
            <w:div w:id="544758088">
              <w:marLeft w:val="0"/>
              <w:marRight w:val="0"/>
              <w:marTop w:val="0"/>
              <w:marBottom w:val="0"/>
              <w:divBdr>
                <w:top w:val="none" w:sz="0" w:space="0" w:color="auto"/>
                <w:left w:val="none" w:sz="0" w:space="0" w:color="auto"/>
                <w:bottom w:val="none" w:sz="0" w:space="0" w:color="auto"/>
                <w:right w:val="none" w:sz="0" w:space="0" w:color="auto"/>
              </w:divBdr>
            </w:div>
            <w:div w:id="834884264">
              <w:marLeft w:val="0"/>
              <w:marRight w:val="0"/>
              <w:marTop w:val="0"/>
              <w:marBottom w:val="0"/>
              <w:divBdr>
                <w:top w:val="none" w:sz="0" w:space="0" w:color="auto"/>
                <w:left w:val="none" w:sz="0" w:space="0" w:color="auto"/>
                <w:bottom w:val="none" w:sz="0" w:space="0" w:color="auto"/>
                <w:right w:val="none" w:sz="0" w:space="0" w:color="auto"/>
              </w:divBdr>
            </w:div>
            <w:div w:id="912661205">
              <w:marLeft w:val="0"/>
              <w:marRight w:val="0"/>
              <w:marTop w:val="0"/>
              <w:marBottom w:val="0"/>
              <w:divBdr>
                <w:top w:val="none" w:sz="0" w:space="0" w:color="auto"/>
                <w:left w:val="none" w:sz="0" w:space="0" w:color="auto"/>
                <w:bottom w:val="none" w:sz="0" w:space="0" w:color="auto"/>
                <w:right w:val="none" w:sz="0" w:space="0" w:color="auto"/>
              </w:divBdr>
            </w:div>
            <w:div w:id="12641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281">
      <w:bodyDiv w:val="1"/>
      <w:marLeft w:val="0"/>
      <w:marRight w:val="0"/>
      <w:marTop w:val="0"/>
      <w:marBottom w:val="0"/>
      <w:divBdr>
        <w:top w:val="none" w:sz="0" w:space="0" w:color="auto"/>
        <w:left w:val="none" w:sz="0" w:space="0" w:color="auto"/>
        <w:bottom w:val="none" w:sz="0" w:space="0" w:color="auto"/>
        <w:right w:val="none" w:sz="0" w:space="0" w:color="auto"/>
      </w:divBdr>
    </w:div>
    <w:div w:id="2011710056">
      <w:bodyDiv w:val="1"/>
      <w:marLeft w:val="0"/>
      <w:marRight w:val="0"/>
      <w:marTop w:val="0"/>
      <w:marBottom w:val="0"/>
      <w:divBdr>
        <w:top w:val="none" w:sz="0" w:space="0" w:color="auto"/>
        <w:left w:val="none" w:sz="0" w:space="0" w:color="auto"/>
        <w:bottom w:val="none" w:sz="0" w:space="0" w:color="auto"/>
        <w:right w:val="none" w:sz="0" w:space="0" w:color="auto"/>
      </w:divBdr>
    </w:div>
    <w:div w:id="2013609193">
      <w:bodyDiv w:val="1"/>
      <w:marLeft w:val="0"/>
      <w:marRight w:val="0"/>
      <w:marTop w:val="0"/>
      <w:marBottom w:val="0"/>
      <w:divBdr>
        <w:top w:val="none" w:sz="0" w:space="0" w:color="auto"/>
        <w:left w:val="none" w:sz="0" w:space="0" w:color="auto"/>
        <w:bottom w:val="none" w:sz="0" w:space="0" w:color="auto"/>
        <w:right w:val="none" w:sz="0" w:space="0" w:color="auto"/>
      </w:divBdr>
      <w:divsChild>
        <w:div w:id="1057781568">
          <w:marLeft w:val="0"/>
          <w:marRight w:val="0"/>
          <w:marTop w:val="0"/>
          <w:marBottom w:val="0"/>
          <w:divBdr>
            <w:top w:val="none" w:sz="0" w:space="0" w:color="auto"/>
            <w:left w:val="none" w:sz="0" w:space="0" w:color="auto"/>
            <w:bottom w:val="none" w:sz="0" w:space="0" w:color="auto"/>
            <w:right w:val="none" w:sz="0" w:space="0" w:color="auto"/>
          </w:divBdr>
        </w:div>
        <w:div w:id="2067337800">
          <w:marLeft w:val="0"/>
          <w:marRight w:val="0"/>
          <w:marTop w:val="0"/>
          <w:marBottom w:val="0"/>
          <w:divBdr>
            <w:top w:val="none" w:sz="0" w:space="0" w:color="auto"/>
            <w:left w:val="none" w:sz="0" w:space="0" w:color="auto"/>
            <w:bottom w:val="none" w:sz="0" w:space="0" w:color="auto"/>
            <w:right w:val="none" w:sz="0" w:space="0" w:color="auto"/>
          </w:divBdr>
        </w:div>
      </w:divsChild>
    </w:div>
    <w:div w:id="2046951824">
      <w:bodyDiv w:val="1"/>
      <w:marLeft w:val="0"/>
      <w:marRight w:val="0"/>
      <w:marTop w:val="0"/>
      <w:marBottom w:val="0"/>
      <w:divBdr>
        <w:top w:val="none" w:sz="0" w:space="0" w:color="auto"/>
        <w:left w:val="none" w:sz="0" w:space="0" w:color="auto"/>
        <w:bottom w:val="none" w:sz="0" w:space="0" w:color="auto"/>
        <w:right w:val="none" w:sz="0" w:space="0" w:color="auto"/>
      </w:divBdr>
    </w:div>
    <w:div w:id="2080983763">
      <w:bodyDiv w:val="1"/>
      <w:marLeft w:val="0"/>
      <w:marRight w:val="0"/>
      <w:marTop w:val="0"/>
      <w:marBottom w:val="0"/>
      <w:divBdr>
        <w:top w:val="none" w:sz="0" w:space="0" w:color="auto"/>
        <w:left w:val="none" w:sz="0" w:space="0" w:color="auto"/>
        <w:bottom w:val="none" w:sz="0" w:space="0" w:color="auto"/>
        <w:right w:val="none" w:sz="0" w:space="0" w:color="auto"/>
      </w:divBdr>
    </w:div>
    <w:div w:id="209566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footer" Target="footer1.xml"/><Relationship Id="rId27" Type="http://schemas.microsoft.com/office/2020/10/relationships/intelligence" Target="intelligence2.xml"/></Relationships>
</file>

<file path=word/_rels/footer2.xml.rels><?xml version="1.0" encoding="UTF-8" standalone="yes"?>
<Relationships xmlns="http://schemas.openxmlformats.org/package/2006/relationships"><Relationship Id="rId2" Type="http://schemas.openxmlformats.org/officeDocument/2006/relationships/image" Target="media/image13.emf"/><Relationship Id="rId1" Type="http://schemas.openxmlformats.org/officeDocument/2006/relationships/image" Target="media/image12.emf"/></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ga.Reichert\Desktop\WORKING%20FILES\210107_BSM_Template_Briefing_Strategy%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ad04be0-a493-47e1-8017-4ec0af191992">
      <Terms xmlns="http://schemas.microsoft.com/office/infopath/2007/PartnerControls"/>
    </lcf76f155ced4ddcb4097134ff3c332f>
    <TaxCatchAll xmlns="f7dc0a7d-00e4-4ea4-a922-f291bc31f4c9" xsi:nil="true"/>
    <Stela xmlns="4ad04be0-a493-47e1-8017-4ec0af191992">
      <UserInfo>
        <DisplayName/>
        <AccountId xsi:nil="true"/>
        <AccountType/>
      </UserInfo>
    </Stela>
    <_Flow_SignoffStatus xmlns="4ad04be0-a493-47e1-8017-4ec0af191992" xsi:nil="true"/>
    <Latest xmlns="4ad04be0-a493-47e1-8017-4ec0af191992">true</Latest>
    <Remarks xmlns="4ad04be0-a493-47e1-8017-4ec0af191992" xsi:nil="true"/>
    <Series xmlns="4ad04be0-a493-47e1-8017-4ec0af19199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ED6C1207B06B84EB9541AED6BAAC468" ma:contentTypeVersion="22" ma:contentTypeDescription="Create a new document." ma:contentTypeScope="" ma:versionID="6f380d38c95197df8dbe356090ccc821">
  <xsd:schema xmlns:xsd="http://www.w3.org/2001/XMLSchema" xmlns:xs="http://www.w3.org/2001/XMLSchema" xmlns:p="http://schemas.microsoft.com/office/2006/metadata/properties" xmlns:ns2="4ad04be0-a493-47e1-8017-4ec0af191992" xmlns:ns3="f7dc0a7d-00e4-4ea4-a922-f291bc31f4c9" targetNamespace="http://schemas.microsoft.com/office/2006/metadata/properties" ma:root="true" ma:fieldsID="c9046cbe17f0e8e2399ec71f6bc4c449" ns2:_="" ns3:_="">
    <xsd:import namespace="4ad04be0-a493-47e1-8017-4ec0af191992"/>
    <xsd:import namespace="f7dc0a7d-00e4-4ea4-a922-f291bc31f4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Stela" minOccurs="0"/>
                <xsd:element ref="ns2:MediaServiceDateTaken" minOccurs="0"/>
                <xsd:element ref="ns2:MediaServiceAutoTags" minOccurs="0"/>
                <xsd:element ref="ns2:MediaServiceOCR" minOccurs="0"/>
                <xsd:element ref="ns2:Remarks" minOccurs="0"/>
                <xsd:element ref="ns2:Series"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_Flow_SignoffStatus" minOccurs="0"/>
                <xsd:element ref="ns2:Latest"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d04be0-a493-47e1-8017-4ec0af1919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Stela" ma:index="12" nillable="true" ma:displayName="Stela" ma:list="UserInfo" ma:SharePointGroup="0" ma:internalName="Stela">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Remarks" ma:index="16" nillable="true" ma:displayName="Remarks" ma:internalName="Remarks">
      <xsd:simpleType>
        <xsd:restriction base="dms:Text">
          <xsd:maxLength value="255"/>
        </xsd:restriction>
      </xsd:simpleType>
    </xsd:element>
    <xsd:element name="Series" ma:index="17" nillable="true" ma:displayName="Series" ma:format="Dropdown" ma:internalName="Series">
      <xsd:simpleType>
        <xsd:restriction base="dms:Text">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_Flow_SignoffStatus" ma:index="23" nillable="true" ma:displayName="Sign-off status" ma:internalName="Sign_x002d_off_x0020_status">
      <xsd:simpleType>
        <xsd:restriction base="dms:Text"/>
      </xsd:simpleType>
    </xsd:element>
    <xsd:element name="Latest" ma:index="24" nillable="true" ma:displayName="Latest" ma:default="1" ma:internalName="Latest">
      <xsd:simpleType>
        <xsd:restriction base="dms:Boolean"/>
      </xsd:simpleType>
    </xsd:element>
    <xsd:element name="MediaLengthInSeconds" ma:index="25"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0c284dde-2a0b-4aa1-ac86-b94b52c5ad1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9"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c0a7d-00e4-4ea4-a922-f291bc31f4c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8" nillable="true" ma:displayName="Taxonomy Catch All Column" ma:hidden="true" ma:list="{b602de72-6296-42a5-a685-7b6cbd4e28df}" ma:internalName="TaxCatchAll" ma:showField="CatchAllData" ma:web="f7dc0a7d-00e4-4ea4-a922-f291bc31f4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CC7105-66F4-413D-8015-1407A7D3F29E}">
  <ds:schemaRefs>
    <ds:schemaRef ds:uri="http://schemas.openxmlformats.org/officeDocument/2006/bibliography"/>
  </ds:schemaRefs>
</ds:datastoreItem>
</file>

<file path=customXml/itemProps2.xml><?xml version="1.0" encoding="utf-8"?>
<ds:datastoreItem xmlns:ds="http://schemas.openxmlformats.org/officeDocument/2006/customXml" ds:itemID="{C155F1F2-5777-48B0-899F-A09880048603}">
  <ds:schemaRefs>
    <ds:schemaRef ds:uri="http://schemas.microsoft.com/sharepoint/v3/contenttype/forms"/>
  </ds:schemaRefs>
</ds:datastoreItem>
</file>

<file path=customXml/itemProps3.xml><?xml version="1.0" encoding="utf-8"?>
<ds:datastoreItem xmlns:ds="http://schemas.openxmlformats.org/officeDocument/2006/customXml" ds:itemID="{950BF32D-FF55-498F-8AAF-147965438026}">
  <ds:schemaRefs>
    <ds:schemaRef ds:uri="http://schemas.microsoft.com/office/2006/metadata/properties"/>
    <ds:schemaRef ds:uri="http://schemas.microsoft.com/office/infopath/2007/PartnerControls"/>
    <ds:schemaRef ds:uri="4ad04be0-a493-47e1-8017-4ec0af191992"/>
    <ds:schemaRef ds:uri="f7dc0a7d-00e4-4ea4-a922-f291bc31f4c9"/>
  </ds:schemaRefs>
</ds:datastoreItem>
</file>

<file path=customXml/itemProps4.xml><?xml version="1.0" encoding="utf-8"?>
<ds:datastoreItem xmlns:ds="http://schemas.openxmlformats.org/officeDocument/2006/customXml" ds:itemID="{E1718823-D43C-493F-A3B9-2EAF5054EE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d04be0-a493-47e1-8017-4ec0af191992"/>
    <ds:schemaRef ds:uri="f7dc0a7d-00e4-4ea4-a922-f291bc31f4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9962985-5072-4f9b-8750-28e200e79166}" enabled="1" method="Standard" siteId="{1a64099f-9cf6-4579-b1f9-b47fe1bc60d3}" removed="0"/>
</clbl:labelList>
</file>

<file path=docProps/app.xml><?xml version="1.0" encoding="utf-8"?>
<Properties xmlns="http://schemas.openxmlformats.org/officeDocument/2006/extended-properties" xmlns:vt="http://schemas.openxmlformats.org/officeDocument/2006/docPropsVTypes">
  <Template>210107_BSM_Template_Briefing_Strategy Plan</Template>
  <TotalTime>3558</TotalTime>
  <Pages>16</Pages>
  <Words>2085</Words>
  <Characters>11886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BSMDE</Company>
  <LinksUpToDate>false</LinksUpToDate>
  <CharactersWithSpaces>13944</CharactersWithSpaces>
  <SharedDoc>false</SharedDoc>
  <HLinks>
    <vt:vector size="78" baseType="variant">
      <vt:variant>
        <vt:i4>1638463</vt:i4>
      </vt:variant>
      <vt:variant>
        <vt:i4>74</vt:i4>
      </vt:variant>
      <vt:variant>
        <vt:i4>0</vt:i4>
      </vt:variant>
      <vt:variant>
        <vt:i4>5</vt:i4>
      </vt:variant>
      <vt:variant>
        <vt:lpwstr/>
      </vt:variant>
      <vt:variant>
        <vt:lpwstr>_Toc167800904</vt:lpwstr>
      </vt:variant>
      <vt:variant>
        <vt:i4>1638463</vt:i4>
      </vt:variant>
      <vt:variant>
        <vt:i4>68</vt:i4>
      </vt:variant>
      <vt:variant>
        <vt:i4>0</vt:i4>
      </vt:variant>
      <vt:variant>
        <vt:i4>5</vt:i4>
      </vt:variant>
      <vt:variant>
        <vt:lpwstr/>
      </vt:variant>
      <vt:variant>
        <vt:lpwstr>_Toc167800903</vt:lpwstr>
      </vt:variant>
      <vt:variant>
        <vt:i4>1638463</vt:i4>
      </vt:variant>
      <vt:variant>
        <vt:i4>62</vt:i4>
      </vt:variant>
      <vt:variant>
        <vt:i4>0</vt:i4>
      </vt:variant>
      <vt:variant>
        <vt:i4>5</vt:i4>
      </vt:variant>
      <vt:variant>
        <vt:lpwstr/>
      </vt:variant>
      <vt:variant>
        <vt:lpwstr>_Toc167800902</vt:lpwstr>
      </vt:variant>
      <vt:variant>
        <vt:i4>1638463</vt:i4>
      </vt:variant>
      <vt:variant>
        <vt:i4>56</vt:i4>
      </vt:variant>
      <vt:variant>
        <vt:i4>0</vt:i4>
      </vt:variant>
      <vt:variant>
        <vt:i4>5</vt:i4>
      </vt:variant>
      <vt:variant>
        <vt:lpwstr/>
      </vt:variant>
      <vt:variant>
        <vt:lpwstr>_Toc167800901</vt:lpwstr>
      </vt:variant>
      <vt:variant>
        <vt:i4>1638463</vt:i4>
      </vt:variant>
      <vt:variant>
        <vt:i4>50</vt:i4>
      </vt:variant>
      <vt:variant>
        <vt:i4>0</vt:i4>
      </vt:variant>
      <vt:variant>
        <vt:i4>5</vt:i4>
      </vt:variant>
      <vt:variant>
        <vt:lpwstr/>
      </vt:variant>
      <vt:variant>
        <vt:lpwstr>_Toc167800900</vt:lpwstr>
      </vt:variant>
      <vt:variant>
        <vt:i4>1048638</vt:i4>
      </vt:variant>
      <vt:variant>
        <vt:i4>44</vt:i4>
      </vt:variant>
      <vt:variant>
        <vt:i4>0</vt:i4>
      </vt:variant>
      <vt:variant>
        <vt:i4>5</vt:i4>
      </vt:variant>
      <vt:variant>
        <vt:lpwstr/>
      </vt:variant>
      <vt:variant>
        <vt:lpwstr>_Toc167800899</vt:lpwstr>
      </vt:variant>
      <vt:variant>
        <vt:i4>1048638</vt:i4>
      </vt:variant>
      <vt:variant>
        <vt:i4>38</vt:i4>
      </vt:variant>
      <vt:variant>
        <vt:i4>0</vt:i4>
      </vt:variant>
      <vt:variant>
        <vt:i4>5</vt:i4>
      </vt:variant>
      <vt:variant>
        <vt:lpwstr/>
      </vt:variant>
      <vt:variant>
        <vt:lpwstr>_Toc167800898</vt:lpwstr>
      </vt:variant>
      <vt:variant>
        <vt:i4>1048638</vt:i4>
      </vt:variant>
      <vt:variant>
        <vt:i4>32</vt:i4>
      </vt:variant>
      <vt:variant>
        <vt:i4>0</vt:i4>
      </vt:variant>
      <vt:variant>
        <vt:i4>5</vt:i4>
      </vt:variant>
      <vt:variant>
        <vt:lpwstr/>
      </vt:variant>
      <vt:variant>
        <vt:lpwstr>_Toc167800897</vt:lpwstr>
      </vt:variant>
      <vt:variant>
        <vt:i4>1048638</vt:i4>
      </vt:variant>
      <vt:variant>
        <vt:i4>26</vt:i4>
      </vt:variant>
      <vt:variant>
        <vt:i4>0</vt:i4>
      </vt:variant>
      <vt:variant>
        <vt:i4>5</vt:i4>
      </vt:variant>
      <vt:variant>
        <vt:lpwstr/>
      </vt:variant>
      <vt:variant>
        <vt:lpwstr>_Toc167800896</vt:lpwstr>
      </vt:variant>
      <vt:variant>
        <vt:i4>1048638</vt:i4>
      </vt:variant>
      <vt:variant>
        <vt:i4>20</vt:i4>
      </vt:variant>
      <vt:variant>
        <vt:i4>0</vt:i4>
      </vt:variant>
      <vt:variant>
        <vt:i4>5</vt:i4>
      </vt:variant>
      <vt:variant>
        <vt:lpwstr/>
      </vt:variant>
      <vt:variant>
        <vt:lpwstr>_Toc167800895</vt:lpwstr>
      </vt:variant>
      <vt:variant>
        <vt:i4>1048638</vt:i4>
      </vt:variant>
      <vt:variant>
        <vt:i4>14</vt:i4>
      </vt:variant>
      <vt:variant>
        <vt:i4>0</vt:i4>
      </vt:variant>
      <vt:variant>
        <vt:i4>5</vt:i4>
      </vt:variant>
      <vt:variant>
        <vt:lpwstr/>
      </vt:variant>
      <vt:variant>
        <vt:lpwstr>_Toc167800894</vt:lpwstr>
      </vt:variant>
      <vt:variant>
        <vt:i4>1048638</vt:i4>
      </vt:variant>
      <vt:variant>
        <vt:i4>8</vt:i4>
      </vt:variant>
      <vt:variant>
        <vt:i4>0</vt:i4>
      </vt:variant>
      <vt:variant>
        <vt:i4>5</vt:i4>
      </vt:variant>
      <vt:variant>
        <vt:lpwstr/>
      </vt:variant>
      <vt:variant>
        <vt:lpwstr>_Toc167800893</vt:lpwstr>
      </vt:variant>
      <vt:variant>
        <vt:i4>1048638</vt:i4>
      </vt:variant>
      <vt:variant>
        <vt:i4>2</vt:i4>
      </vt:variant>
      <vt:variant>
        <vt:i4>0</vt:i4>
      </vt:variant>
      <vt:variant>
        <vt:i4>5</vt:i4>
      </vt:variant>
      <vt:variant>
        <vt:lpwstr/>
      </vt:variant>
      <vt:variant>
        <vt:lpwstr>_Toc167800892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Helga Reichert (BSM-CY)</dc:creator>
  <cp:keywords/>
  <dc:description/>
  <cp:lastModifiedBy>Rishi Raj (BSM-IN)</cp:lastModifiedBy>
  <cp:revision>352</cp:revision>
  <cp:lastPrinted>2025-02-05T21:42:00Z</cp:lastPrinted>
  <dcterms:created xsi:type="dcterms:W3CDTF">2024-10-25T22:43:00Z</dcterms:created>
  <dcterms:modified xsi:type="dcterms:W3CDTF">2025-02-19T05:41:00Z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0x0101001ED6C1207B06B84EB9541AED6BAAC468</vt:lpwstr>
  </property>
  <property fmtid="{D5CDD505-2E9C-101B-9397-08002B2CF9AE}" pid="3" name="Order">
    <vt:r8>100</vt:r8>
  </property>
  <property fmtid="{D5CDD505-2E9C-101B-9397-08002B2CF9AE}" pid="4" name="MediaServiceImageTags">
    <vt:lpwstr/>
  </property>
  <property fmtid="{D5CDD505-2E9C-101B-9397-08002B2CF9AE}" pid="5" name="GrammarlyDocumentId">
    <vt:lpwstr>795bbd2320f50c513919ab162f47d4185b024eb51ba9f4860ffb58cc2ae7ae61</vt:lpwstr>
  </property>
</Properties>
</file>